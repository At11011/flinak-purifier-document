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6FC337" w14:textId="26E527C5" w:rsidR="00971D4A" w:rsidRDefault="002B21C0" w:rsidP="00D61149">
      <w:pPr>
        <w:pStyle w:val="Title"/>
        <w:jc w:val="center"/>
      </w:pPr>
      <w:commentRangeStart w:id="0"/>
      <w:commentRangeEnd w:id="0"/>
      <w:r>
        <w:rPr>
          <w:rStyle w:val="CommentReference"/>
          <w:rFonts w:asciiTheme="minorHAnsi" w:eastAsiaTheme="minorHAnsi" w:hAnsiTheme="minorHAnsi" w:cstheme="minorBidi"/>
          <w:spacing w:val="0"/>
          <w:kern w:val="0"/>
        </w:rPr>
        <w:commentReference w:id="0"/>
      </w:r>
    </w:p>
    <w:p w14:paraId="40336A7C" w14:textId="1E16F789" w:rsidR="00D61149" w:rsidRDefault="00D61149" w:rsidP="00D61149">
      <w:pPr>
        <w:pStyle w:val="Title"/>
        <w:jc w:val="center"/>
      </w:pPr>
      <w:r>
        <w:t>A Review of Existing Information Relevant to the Process of Purifying Molten Fluoride Salts</w:t>
      </w:r>
    </w:p>
    <w:p w14:paraId="722300BC" w14:textId="43E00E74" w:rsidR="00D61149" w:rsidRDefault="00D61149" w:rsidP="00D61149"/>
    <w:p w14:paraId="0597502F" w14:textId="18EBDEF6" w:rsidR="00D61149" w:rsidRDefault="00D61149" w:rsidP="00D61149"/>
    <w:p w14:paraId="2BD54C93" w14:textId="71874B09" w:rsidR="00D61149" w:rsidRDefault="00D61149" w:rsidP="00D61149">
      <w:pPr>
        <w:jc w:val="center"/>
      </w:pPr>
      <w:r>
        <w:t>Kyle Williams</w:t>
      </w:r>
    </w:p>
    <w:p w14:paraId="6E568882" w14:textId="033E6E04" w:rsidR="00D61149" w:rsidRDefault="008C30C2" w:rsidP="00D61149">
      <w:pPr>
        <w:jc w:val="center"/>
      </w:pPr>
      <w:r>
        <w:t>9</w:t>
      </w:r>
      <w:del w:id="1" w:author="kylestrattonwilliams@gmail.com" w:date="2021-03-30T10:10:00Z">
        <w:r w:rsidR="00CB4F5A" w:rsidDel="00CA320B">
          <w:delText>2</w:delText>
        </w:r>
      </w:del>
      <w:r w:rsidR="00D61149">
        <w:t>/</w:t>
      </w:r>
      <w:ins w:id="2" w:author="kylestrattonwilliams@gmail.com" w:date="2021-03-30T10:10:00Z">
        <w:r w:rsidR="00CA320B">
          <w:t>1</w:t>
        </w:r>
      </w:ins>
      <w:del w:id="3" w:author="kylestrattonwilliams@gmail.com" w:date="2021-03-30T10:10:00Z">
        <w:r w:rsidR="00CB4F5A" w:rsidDel="00CA320B">
          <w:delText>28</w:delText>
        </w:r>
      </w:del>
      <w:r w:rsidR="00D61149">
        <w:t>/202</w:t>
      </w:r>
      <w:r w:rsidR="00130BAB">
        <w:t>2</w:t>
      </w:r>
    </w:p>
    <w:p w14:paraId="75AE0CB5" w14:textId="312A7DAE" w:rsidR="00D61149" w:rsidRDefault="00D61149" w:rsidP="00D61149">
      <w:pPr>
        <w:jc w:val="center"/>
      </w:pPr>
    </w:p>
    <w:p w14:paraId="462454DA" w14:textId="7AD80476" w:rsidR="00D61149" w:rsidRDefault="00D61149" w:rsidP="00D61149">
      <w:pPr>
        <w:jc w:val="center"/>
      </w:pPr>
    </w:p>
    <w:p w14:paraId="4C3017D4" w14:textId="6C0F0EAF" w:rsidR="00D61149" w:rsidRDefault="00D61149" w:rsidP="00D61149">
      <w:pPr>
        <w:jc w:val="center"/>
      </w:pPr>
    </w:p>
    <w:p w14:paraId="18B33448" w14:textId="2DE9666E" w:rsidR="00D61149" w:rsidRDefault="00D61149" w:rsidP="00D61149">
      <w:pPr>
        <w:jc w:val="center"/>
      </w:pPr>
    </w:p>
    <w:p w14:paraId="6E0B4D3E" w14:textId="429F4812" w:rsidR="00D61149" w:rsidRDefault="00D61149" w:rsidP="00D61149">
      <w:pPr>
        <w:jc w:val="center"/>
      </w:pPr>
    </w:p>
    <w:p w14:paraId="739CC0D0" w14:textId="5F9DE971" w:rsidR="00D61149" w:rsidRDefault="00D61149" w:rsidP="00D61149">
      <w:pPr>
        <w:jc w:val="center"/>
      </w:pPr>
    </w:p>
    <w:p w14:paraId="481173E2" w14:textId="60978B27" w:rsidR="00D61149" w:rsidRDefault="00D61149" w:rsidP="00D61149">
      <w:pPr>
        <w:jc w:val="center"/>
      </w:pPr>
    </w:p>
    <w:p w14:paraId="30C24025" w14:textId="27239147" w:rsidR="00D61149" w:rsidRDefault="00D61149" w:rsidP="00D61149">
      <w:pPr>
        <w:jc w:val="center"/>
      </w:pPr>
    </w:p>
    <w:p w14:paraId="1A890F5C" w14:textId="171F099A" w:rsidR="00D61149" w:rsidRDefault="00D61149" w:rsidP="00D61149">
      <w:pPr>
        <w:jc w:val="center"/>
      </w:pPr>
    </w:p>
    <w:p w14:paraId="1CC00FDF" w14:textId="0F2D96F6" w:rsidR="00D61149" w:rsidRDefault="00D61149" w:rsidP="00D61149">
      <w:pPr>
        <w:jc w:val="center"/>
      </w:pPr>
    </w:p>
    <w:p w14:paraId="630510A4" w14:textId="545C4309" w:rsidR="00D61149" w:rsidRDefault="00D61149" w:rsidP="00D61149">
      <w:pPr>
        <w:jc w:val="center"/>
      </w:pPr>
    </w:p>
    <w:p w14:paraId="728499D7" w14:textId="640ECAAF" w:rsidR="00D61149" w:rsidRDefault="00D61149" w:rsidP="00D61149">
      <w:pPr>
        <w:jc w:val="center"/>
      </w:pPr>
    </w:p>
    <w:p w14:paraId="268285E6" w14:textId="785798BA" w:rsidR="00D61149" w:rsidRDefault="00D61149" w:rsidP="00D61149">
      <w:pPr>
        <w:jc w:val="center"/>
      </w:pPr>
    </w:p>
    <w:p w14:paraId="538AFF0C" w14:textId="1667435B" w:rsidR="00D61149" w:rsidRDefault="00D61149" w:rsidP="00D61149">
      <w:pPr>
        <w:jc w:val="center"/>
      </w:pPr>
    </w:p>
    <w:p w14:paraId="128FC54A" w14:textId="30906972" w:rsidR="00D61149" w:rsidRDefault="00D61149" w:rsidP="00D61149">
      <w:pPr>
        <w:jc w:val="center"/>
      </w:pPr>
    </w:p>
    <w:p w14:paraId="2F2A11C8" w14:textId="7BF8F78D" w:rsidR="00D61149" w:rsidRDefault="00D61149" w:rsidP="00D61149">
      <w:pPr>
        <w:jc w:val="center"/>
      </w:pPr>
    </w:p>
    <w:p w14:paraId="193DCA85" w14:textId="728F122D" w:rsidR="00D61149" w:rsidRDefault="00D61149" w:rsidP="00D61149">
      <w:pPr>
        <w:jc w:val="center"/>
      </w:pPr>
    </w:p>
    <w:p w14:paraId="75B93B96" w14:textId="744B2BA8" w:rsidR="00D61149" w:rsidRDefault="00D61149" w:rsidP="00D61149">
      <w:pPr>
        <w:jc w:val="center"/>
      </w:pPr>
    </w:p>
    <w:p w14:paraId="02D6B60F" w14:textId="021311D4" w:rsidR="00C94BD9" w:rsidRDefault="00C94BD9" w:rsidP="00D61149">
      <w:pPr>
        <w:jc w:val="center"/>
      </w:pPr>
    </w:p>
    <w:p w14:paraId="309FA439" w14:textId="776BDDA4" w:rsidR="00C94BD9" w:rsidRDefault="00C94BD9" w:rsidP="00D61149">
      <w:pPr>
        <w:jc w:val="center"/>
      </w:pPr>
    </w:p>
    <w:p w14:paraId="0022C4F5" w14:textId="50EA9F87" w:rsidR="00C94BD9" w:rsidRDefault="00C94BD9" w:rsidP="00D61149">
      <w:pPr>
        <w:jc w:val="center"/>
      </w:pPr>
    </w:p>
    <w:p w14:paraId="53F6E48C" w14:textId="41AAA34E" w:rsidR="00C94BD9" w:rsidRDefault="00C94BD9" w:rsidP="00D61149">
      <w:pPr>
        <w:jc w:val="center"/>
      </w:pPr>
    </w:p>
    <w:p w14:paraId="4A47B603" w14:textId="3C1E604A" w:rsidR="00C94BD9" w:rsidRDefault="00C94BD9" w:rsidP="00D61149">
      <w:pPr>
        <w:jc w:val="center"/>
      </w:pPr>
    </w:p>
    <w:p w14:paraId="7460D07F" w14:textId="412B7B44" w:rsidR="00C94BD9" w:rsidRDefault="00C94BD9" w:rsidP="00D61149">
      <w:pPr>
        <w:jc w:val="center"/>
      </w:pPr>
    </w:p>
    <w:p w14:paraId="3C24C588" w14:textId="69BAC679" w:rsidR="00C94BD9" w:rsidRDefault="00C94BD9" w:rsidP="00D61149">
      <w:pPr>
        <w:jc w:val="center"/>
      </w:pPr>
    </w:p>
    <w:p w14:paraId="3D5D0884" w14:textId="351C93C2" w:rsidR="00C94BD9" w:rsidRDefault="00C94BD9" w:rsidP="00D61149">
      <w:pPr>
        <w:jc w:val="center"/>
      </w:pPr>
    </w:p>
    <w:p w14:paraId="245D5138" w14:textId="2B019FB8" w:rsidR="00C94BD9" w:rsidRDefault="00C94BD9" w:rsidP="00D61149">
      <w:pPr>
        <w:jc w:val="center"/>
      </w:pPr>
    </w:p>
    <w:p w14:paraId="78592F88" w14:textId="10815E82" w:rsidR="00C94BD9" w:rsidRDefault="00C94BD9" w:rsidP="00D61149">
      <w:pPr>
        <w:jc w:val="center"/>
      </w:pPr>
    </w:p>
    <w:p w14:paraId="4E135C7F" w14:textId="57D0419D" w:rsidR="00C94BD9" w:rsidRDefault="00C94BD9" w:rsidP="00D61149">
      <w:pPr>
        <w:jc w:val="center"/>
      </w:pPr>
    </w:p>
    <w:p w14:paraId="6B71F6D4" w14:textId="0E171835" w:rsidR="00C94BD9" w:rsidRDefault="00C94BD9" w:rsidP="00D61149">
      <w:pPr>
        <w:jc w:val="center"/>
      </w:pPr>
    </w:p>
    <w:p w14:paraId="27086007" w14:textId="0758BDEB" w:rsidR="00C94BD9" w:rsidRDefault="00C94BD9" w:rsidP="00D61149">
      <w:pPr>
        <w:jc w:val="center"/>
      </w:pPr>
    </w:p>
    <w:p w14:paraId="727A9DE2" w14:textId="6507EC2C" w:rsidR="00C94BD9" w:rsidRDefault="00C94BD9" w:rsidP="00D61149">
      <w:pPr>
        <w:jc w:val="center"/>
      </w:pPr>
    </w:p>
    <w:p w14:paraId="7BFC4499" w14:textId="17E0A203" w:rsidR="00C94BD9" w:rsidRDefault="00C94BD9" w:rsidP="00D61149">
      <w:pPr>
        <w:jc w:val="center"/>
      </w:pPr>
    </w:p>
    <w:p w14:paraId="1FB40D75" w14:textId="5974F61A" w:rsidR="00C94BD9" w:rsidRDefault="00C94BD9" w:rsidP="00D61149">
      <w:pPr>
        <w:jc w:val="center"/>
      </w:pPr>
    </w:p>
    <w:p w14:paraId="771230EA" w14:textId="0FEB6950" w:rsidR="00C94BD9" w:rsidRDefault="00C94BD9" w:rsidP="00D61149">
      <w:pPr>
        <w:jc w:val="center"/>
      </w:pPr>
    </w:p>
    <w:p w14:paraId="5533CF8B" w14:textId="3FADEB27" w:rsidR="00C94BD9" w:rsidRDefault="00C94BD9" w:rsidP="00D61149">
      <w:pPr>
        <w:jc w:val="center"/>
      </w:pPr>
    </w:p>
    <w:p w14:paraId="0E2300FA" w14:textId="6FE92712" w:rsidR="00C94BD9" w:rsidRDefault="00C94BD9" w:rsidP="00D61149">
      <w:pPr>
        <w:jc w:val="center"/>
      </w:pPr>
    </w:p>
    <w:p w14:paraId="5E8CDCD7" w14:textId="5D011552" w:rsidR="00C94BD9" w:rsidRDefault="00C94BD9" w:rsidP="00D61149">
      <w:pPr>
        <w:jc w:val="center"/>
      </w:pPr>
    </w:p>
    <w:p w14:paraId="0D9BD63D" w14:textId="2E76A7C5" w:rsidR="00C94BD9" w:rsidRDefault="00C94BD9" w:rsidP="00D61149">
      <w:pPr>
        <w:jc w:val="center"/>
      </w:pPr>
    </w:p>
    <w:p w14:paraId="190F0098" w14:textId="6F967A64" w:rsidR="00C94BD9" w:rsidRDefault="00C94BD9" w:rsidP="00D61149">
      <w:pPr>
        <w:jc w:val="center"/>
      </w:pPr>
    </w:p>
    <w:p w14:paraId="7AE250DA" w14:textId="5744A538" w:rsidR="00C94BD9" w:rsidRDefault="00C94BD9" w:rsidP="00D61149">
      <w:pPr>
        <w:jc w:val="center"/>
      </w:pPr>
    </w:p>
    <w:p w14:paraId="7F833014" w14:textId="66D86E31" w:rsidR="00C94BD9" w:rsidRDefault="00C94BD9" w:rsidP="00D61149">
      <w:pPr>
        <w:jc w:val="center"/>
      </w:pPr>
    </w:p>
    <w:p w14:paraId="1808429E" w14:textId="0FF061B2" w:rsidR="00C94BD9" w:rsidRDefault="00C94BD9" w:rsidP="00D61149">
      <w:pPr>
        <w:jc w:val="center"/>
      </w:pPr>
    </w:p>
    <w:p w14:paraId="13E0A948" w14:textId="2CCAEACD" w:rsidR="00C94BD9" w:rsidRDefault="00C94BD9" w:rsidP="00D61149">
      <w:pPr>
        <w:jc w:val="center"/>
      </w:pPr>
    </w:p>
    <w:p w14:paraId="7F9E846C" w14:textId="7F4B2E26" w:rsidR="00C94BD9" w:rsidRDefault="00C94BD9" w:rsidP="00D61149">
      <w:pPr>
        <w:jc w:val="center"/>
      </w:pPr>
    </w:p>
    <w:p w14:paraId="02365F05" w14:textId="77777777" w:rsidR="00C94BD9" w:rsidRDefault="00C94BD9" w:rsidP="00D61149">
      <w:pPr>
        <w:jc w:val="center"/>
      </w:pPr>
    </w:p>
    <w:p w14:paraId="6B81CD4F" w14:textId="6DAE4EED" w:rsidR="00D61149" w:rsidRDefault="00D61149" w:rsidP="00D61149">
      <w:pPr>
        <w:jc w:val="center"/>
      </w:pPr>
    </w:p>
    <w:sdt>
      <w:sdtPr>
        <w:rPr>
          <w:rFonts w:asciiTheme="minorHAnsi" w:eastAsiaTheme="minorHAnsi" w:hAnsiTheme="minorHAnsi" w:cstheme="minorBidi"/>
          <w:color w:val="auto"/>
          <w:sz w:val="22"/>
          <w:szCs w:val="22"/>
        </w:rPr>
        <w:id w:val="730042527"/>
        <w:docPartObj>
          <w:docPartGallery w:val="Table of Contents"/>
          <w:docPartUnique/>
        </w:docPartObj>
      </w:sdtPr>
      <w:sdtEndPr>
        <w:rPr>
          <w:b/>
          <w:bCs/>
          <w:noProof/>
        </w:rPr>
      </w:sdtEndPr>
      <w:sdtContent>
        <w:p w14:paraId="284243BA" w14:textId="0673F80C" w:rsidR="00B16ECF" w:rsidRDefault="00B16ECF">
          <w:pPr>
            <w:pStyle w:val="TOCHeading"/>
          </w:pPr>
          <w:r>
            <w:t>Table of Contents</w:t>
          </w:r>
        </w:p>
        <w:p w14:paraId="5FF9D63B" w14:textId="5594FEA2" w:rsidR="00E150DD" w:rsidRDefault="00B16ECF">
          <w:pPr>
            <w:pStyle w:val="TOC2"/>
            <w:tabs>
              <w:tab w:val="right" w:leader="dot" w:pos="9350"/>
            </w:tabs>
            <w:rPr>
              <w:rFonts w:eastAsiaTheme="minorEastAsia"/>
              <w:noProof/>
            </w:rPr>
          </w:pPr>
          <w:r>
            <w:fldChar w:fldCharType="begin"/>
          </w:r>
          <w:r>
            <w:instrText xml:space="preserve"> TOC \o "1-3" \h \z \u </w:instrText>
          </w:r>
          <w:r>
            <w:fldChar w:fldCharType="separate"/>
          </w:r>
          <w:hyperlink w:anchor="_Toc92120912" w:history="1">
            <w:r w:rsidR="00E150DD" w:rsidRPr="00F3626C">
              <w:rPr>
                <w:rStyle w:val="Hyperlink"/>
                <w:rFonts w:cstheme="minorHAnsi"/>
                <w:noProof/>
              </w:rPr>
              <w:t>1. History of Molten Fluoride Salt Purification</w:t>
            </w:r>
            <w:r w:rsidR="00E150DD">
              <w:rPr>
                <w:noProof/>
                <w:webHidden/>
              </w:rPr>
              <w:tab/>
            </w:r>
            <w:r w:rsidR="00E150DD">
              <w:rPr>
                <w:noProof/>
                <w:webHidden/>
              </w:rPr>
              <w:fldChar w:fldCharType="begin"/>
            </w:r>
            <w:r w:rsidR="00E150DD">
              <w:rPr>
                <w:noProof/>
                <w:webHidden/>
              </w:rPr>
              <w:instrText xml:space="preserve"> PAGEREF _Toc92120912 \h </w:instrText>
            </w:r>
            <w:r w:rsidR="00E150DD">
              <w:rPr>
                <w:noProof/>
                <w:webHidden/>
              </w:rPr>
            </w:r>
            <w:r w:rsidR="00E150DD">
              <w:rPr>
                <w:noProof/>
                <w:webHidden/>
              </w:rPr>
              <w:fldChar w:fldCharType="separate"/>
            </w:r>
            <w:r w:rsidR="00130BAB">
              <w:rPr>
                <w:noProof/>
                <w:webHidden/>
              </w:rPr>
              <w:t>4</w:t>
            </w:r>
            <w:r w:rsidR="00E150DD">
              <w:rPr>
                <w:noProof/>
                <w:webHidden/>
              </w:rPr>
              <w:fldChar w:fldCharType="end"/>
            </w:r>
          </w:hyperlink>
        </w:p>
        <w:p w14:paraId="0E9C88C0" w14:textId="31915BAF" w:rsidR="00E150DD" w:rsidRDefault="00000000">
          <w:pPr>
            <w:pStyle w:val="TOC2"/>
            <w:tabs>
              <w:tab w:val="right" w:leader="dot" w:pos="9350"/>
            </w:tabs>
            <w:rPr>
              <w:rFonts w:eastAsiaTheme="minorEastAsia"/>
              <w:noProof/>
            </w:rPr>
          </w:pPr>
          <w:hyperlink w:anchor="_Toc92120913" w:history="1">
            <w:r w:rsidR="00E150DD" w:rsidRPr="00F3626C">
              <w:rPr>
                <w:rStyle w:val="Hyperlink"/>
                <w:rFonts w:cstheme="minorHAnsi"/>
                <w:noProof/>
              </w:rPr>
              <w:t>2. Types of Molten Salt and their Properties</w:t>
            </w:r>
            <w:r w:rsidR="00E150DD">
              <w:rPr>
                <w:noProof/>
                <w:webHidden/>
              </w:rPr>
              <w:tab/>
            </w:r>
            <w:r w:rsidR="00E150DD">
              <w:rPr>
                <w:noProof/>
                <w:webHidden/>
              </w:rPr>
              <w:fldChar w:fldCharType="begin"/>
            </w:r>
            <w:r w:rsidR="00E150DD">
              <w:rPr>
                <w:noProof/>
                <w:webHidden/>
              </w:rPr>
              <w:instrText xml:space="preserve"> PAGEREF _Toc92120913 \h </w:instrText>
            </w:r>
            <w:r w:rsidR="00E150DD">
              <w:rPr>
                <w:noProof/>
                <w:webHidden/>
              </w:rPr>
            </w:r>
            <w:r w:rsidR="00E150DD">
              <w:rPr>
                <w:noProof/>
                <w:webHidden/>
              </w:rPr>
              <w:fldChar w:fldCharType="separate"/>
            </w:r>
            <w:r w:rsidR="00130BAB">
              <w:rPr>
                <w:noProof/>
                <w:webHidden/>
              </w:rPr>
              <w:t>6</w:t>
            </w:r>
            <w:r w:rsidR="00E150DD">
              <w:rPr>
                <w:noProof/>
                <w:webHidden/>
              </w:rPr>
              <w:fldChar w:fldCharType="end"/>
            </w:r>
          </w:hyperlink>
        </w:p>
        <w:p w14:paraId="2636F622" w14:textId="64A3F75C" w:rsidR="00E150DD" w:rsidRDefault="00000000">
          <w:pPr>
            <w:pStyle w:val="TOC2"/>
            <w:tabs>
              <w:tab w:val="right" w:leader="dot" w:pos="9350"/>
            </w:tabs>
            <w:rPr>
              <w:rFonts w:eastAsiaTheme="minorEastAsia"/>
              <w:noProof/>
            </w:rPr>
          </w:pPr>
          <w:hyperlink w:anchor="_Toc92120914" w:history="1">
            <w:r w:rsidR="00E150DD" w:rsidRPr="00F3626C">
              <w:rPr>
                <w:rStyle w:val="Hyperlink"/>
                <w:rFonts w:cstheme="minorHAnsi"/>
                <w:noProof/>
              </w:rPr>
              <w:t>3. Effects of Contaminants on Molten Salt Performance</w:t>
            </w:r>
            <w:r w:rsidR="00E150DD">
              <w:rPr>
                <w:noProof/>
                <w:webHidden/>
              </w:rPr>
              <w:tab/>
            </w:r>
            <w:r w:rsidR="00E150DD">
              <w:rPr>
                <w:noProof/>
                <w:webHidden/>
              </w:rPr>
              <w:fldChar w:fldCharType="begin"/>
            </w:r>
            <w:r w:rsidR="00E150DD">
              <w:rPr>
                <w:noProof/>
                <w:webHidden/>
              </w:rPr>
              <w:instrText xml:space="preserve"> PAGEREF _Toc92120914 \h </w:instrText>
            </w:r>
            <w:r w:rsidR="00E150DD">
              <w:rPr>
                <w:noProof/>
                <w:webHidden/>
              </w:rPr>
            </w:r>
            <w:r w:rsidR="00E150DD">
              <w:rPr>
                <w:noProof/>
                <w:webHidden/>
              </w:rPr>
              <w:fldChar w:fldCharType="separate"/>
            </w:r>
            <w:r w:rsidR="00130BAB">
              <w:rPr>
                <w:noProof/>
                <w:webHidden/>
              </w:rPr>
              <w:t>7</w:t>
            </w:r>
            <w:r w:rsidR="00E150DD">
              <w:rPr>
                <w:noProof/>
                <w:webHidden/>
              </w:rPr>
              <w:fldChar w:fldCharType="end"/>
            </w:r>
          </w:hyperlink>
        </w:p>
        <w:p w14:paraId="258D3BAA" w14:textId="46977946" w:rsidR="00E150DD" w:rsidRDefault="00000000">
          <w:pPr>
            <w:pStyle w:val="TOC3"/>
            <w:tabs>
              <w:tab w:val="right" w:leader="dot" w:pos="9350"/>
            </w:tabs>
            <w:rPr>
              <w:rFonts w:eastAsiaTheme="minorEastAsia"/>
              <w:noProof/>
            </w:rPr>
          </w:pPr>
          <w:hyperlink w:anchor="_Toc92120915" w:history="1">
            <w:r w:rsidR="00E150DD" w:rsidRPr="00F3626C">
              <w:rPr>
                <w:rStyle w:val="Hyperlink"/>
                <w:noProof/>
              </w:rPr>
              <w:t>3.1 Oxygen</w:t>
            </w:r>
            <w:r w:rsidR="00E150DD">
              <w:rPr>
                <w:noProof/>
                <w:webHidden/>
              </w:rPr>
              <w:tab/>
            </w:r>
            <w:r w:rsidR="00E150DD">
              <w:rPr>
                <w:noProof/>
                <w:webHidden/>
              </w:rPr>
              <w:fldChar w:fldCharType="begin"/>
            </w:r>
            <w:r w:rsidR="00E150DD">
              <w:rPr>
                <w:noProof/>
                <w:webHidden/>
              </w:rPr>
              <w:instrText xml:space="preserve"> PAGEREF _Toc92120915 \h </w:instrText>
            </w:r>
            <w:r w:rsidR="00E150DD">
              <w:rPr>
                <w:noProof/>
                <w:webHidden/>
              </w:rPr>
            </w:r>
            <w:r w:rsidR="00E150DD">
              <w:rPr>
                <w:noProof/>
                <w:webHidden/>
              </w:rPr>
              <w:fldChar w:fldCharType="separate"/>
            </w:r>
            <w:r w:rsidR="00130BAB">
              <w:rPr>
                <w:noProof/>
                <w:webHidden/>
              </w:rPr>
              <w:t>7</w:t>
            </w:r>
            <w:r w:rsidR="00E150DD">
              <w:rPr>
                <w:noProof/>
                <w:webHidden/>
              </w:rPr>
              <w:fldChar w:fldCharType="end"/>
            </w:r>
          </w:hyperlink>
        </w:p>
        <w:p w14:paraId="36369CE9" w14:textId="729C263E" w:rsidR="00E150DD" w:rsidRDefault="00000000">
          <w:pPr>
            <w:pStyle w:val="TOC3"/>
            <w:tabs>
              <w:tab w:val="right" w:leader="dot" w:pos="9350"/>
            </w:tabs>
            <w:rPr>
              <w:rFonts w:eastAsiaTheme="minorEastAsia"/>
              <w:noProof/>
            </w:rPr>
          </w:pPr>
          <w:hyperlink w:anchor="_Toc92120916" w:history="1">
            <w:r w:rsidR="00E150DD" w:rsidRPr="00F3626C">
              <w:rPr>
                <w:rStyle w:val="Hyperlink"/>
                <w:noProof/>
              </w:rPr>
              <w:t>3.2 Sulfur</w:t>
            </w:r>
            <w:r w:rsidR="00E150DD">
              <w:rPr>
                <w:noProof/>
                <w:webHidden/>
              </w:rPr>
              <w:tab/>
            </w:r>
            <w:r w:rsidR="00E150DD">
              <w:rPr>
                <w:noProof/>
                <w:webHidden/>
              </w:rPr>
              <w:fldChar w:fldCharType="begin"/>
            </w:r>
            <w:r w:rsidR="00E150DD">
              <w:rPr>
                <w:noProof/>
                <w:webHidden/>
              </w:rPr>
              <w:instrText xml:space="preserve"> PAGEREF _Toc92120916 \h </w:instrText>
            </w:r>
            <w:r w:rsidR="00E150DD">
              <w:rPr>
                <w:noProof/>
                <w:webHidden/>
              </w:rPr>
            </w:r>
            <w:r w:rsidR="00E150DD">
              <w:rPr>
                <w:noProof/>
                <w:webHidden/>
              </w:rPr>
              <w:fldChar w:fldCharType="separate"/>
            </w:r>
            <w:r w:rsidR="00130BAB">
              <w:rPr>
                <w:noProof/>
                <w:webHidden/>
              </w:rPr>
              <w:t>7</w:t>
            </w:r>
            <w:r w:rsidR="00E150DD">
              <w:rPr>
                <w:noProof/>
                <w:webHidden/>
              </w:rPr>
              <w:fldChar w:fldCharType="end"/>
            </w:r>
          </w:hyperlink>
        </w:p>
        <w:p w14:paraId="682E5A4D" w14:textId="5D1109E8" w:rsidR="00E150DD" w:rsidRDefault="00000000">
          <w:pPr>
            <w:pStyle w:val="TOC3"/>
            <w:tabs>
              <w:tab w:val="right" w:leader="dot" w:pos="9350"/>
            </w:tabs>
            <w:rPr>
              <w:rFonts w:eastAsiaTheme="minorEastAsia"/>
              <w:noProof/>
            </w:rPr>
          </w:pPr>
          <w:hyperlink w:anchor="_Toc92120917" w:history="1">
            <w:r w:rsidR="00E150DD" w:rsidRPr="00F3626C">
              <w:rPr>
                <w:rStyle w:val="Hyperlink"/>
                <w:noProof/>
              </w:rPr>
              <w:t>3.3 Structural Metals</w:t>
            </w:r>
            <w:r w:rsidR="00E150DD">
              <w:rPr>
                <w:noProof/>
                <w:webHidden/>
              </w:rPr>
              <w:tab/>
            </w:r>
            <w:r w:rsidR="00E150DD">
              <w:rPr>
                <w:noProof/>
                <w:webHidden/>
              </w:rPr>
              <w:fldChar w:fldCharType="begin"/>
            </w:r>
            <w:r w:rsidR="00E150DD">
              <w:rPr>
                <w:noProof/>
                <w:webHidden/>
              </w:rPr>
              <w:instrText xml:space="preserve"> PAGEREF _Toc92120917 \h </w:instrText>
            </w:r>
            <w:r w:rsidR="00E150DD">
              <w:rPr>
                <w:noProof/>
                <w:webHidden/>
              </w:rPr>
            </w:r>
            <w:r w:rsidR="00E150DD">
              <w:rPr>
                <w:noProof/>
                <w:webHidden/>
              </w:rPr>
              <w:fldChar w:fldCharType="separate"/>
            </w:r>
            <w:r w:rsidR="00130BAB">
              <w:rPr>
                <w:noProof/>
                <w:webHidden/>
              </w:rPr>
              <w:t>7</w:t>
            </w:r>
            <w:r w:rsidR="00E150DD">
              <w:rPr>
                <w:noProof/>
                <w:webHidden/>
              </w:rPr>
              <w:fldChar w:fldCharType="end"/>
            </w:r>
          </w:hyperlink>
        </w:p>
        <w:p w14:paraId="554B3D00" w14:textId="6B3B5DE5" w:rsidR="00E150DD" w:rsidRDefault="00000000">
          <w:pPr>
            <w:pStyle w:val="TOC2"/>
            <w:tabs>
              <w:tab w:val="right" w:leader="dot" w:pos="9350"/>
            </w:tabs>
            <w:rPr>
              <w:rFonts w:eastAsiaTheme="minorEastAsia"/>
              <w:noProof/>
            </w:rPr>
          </w:pPr>
          <w:hyperlink w:anchor="_Toc92120918" w:history="1">
            <w:r w:rsidR="00E150DD" w:rsidRPr="00F3626C">
              <w:rPr>
                <w:rStyle w:val="Hyperlink"/>
                <w:rFonts w:cstheme="minorHAnsi"/>
                <w:noProof/>
              </w:rPr>
              <w:t>4. Purification Methods</w:t>
            </w:r>
            <w:r w:rsidR="00E150DD">
              <w:rPr>
                <w:noProof/>
                <w:webHidden/>
              </w:rPr>
              <w:tab/>
            </w:r>
            <w:r w:rsidR="00E150DD">
              <w:rPr>
                <w:noProof/>
                <w:webHidden/>
              </w:rPr>
              <w:fldChar w:fldCharType="begin"/>
            </w:r>
            <w:r w:rsidR="00E150DD">
              <w:rPr>
                <w:noProof/>
                <w:webHidden/>
              </w:rPr>
              <w:instrText xml:space="preserve"> PAGEREF _Toc92120918 \h </w:instrText>
            </w:r>
            <w:r w:rsidR="00E150DD">
              <w:rPr>
                <w:noProof/>
                <w:webHidden/>
              </w:rPr>
            </w:r>
            <w:r w:rsidR="00E150DD">
              <w:rPr>
                <w:noProof/>
                <w:webHidden/>
              </w:rPr>
              <w:fldChar w:fldCharType="separate"/>
            </w:r>
            <w:r w:rsidR="00130BAB">
              <w:rPr>
                <w:noProof/>
                <w:webHidden/>
              </w:rPr>
              <w:t>9</w:t>
            </w:r>
            <w:r w:rsidR="00E150DD">
              <w:rPr>
                <w:noProof/>
                <w:webHidden/>
              </w:rPr>
              <w:fldChar w:fldCharType="end"/>
            </w:r>
          </w:hyperlink>
        </w:p>
        <w:p w14:paraId="426FFA99" w14:textId="67B47C2A" w:rsidR="00E150DD" w:rsidRDefault="00000000">
          <w:pPr>
            <w:pStyle w:val="TOC3"/>
            <w:tabs>
              <w:tab w:val="right" w:leader="dot" w:pos="9350"/>
            </w:tabs>
            <w:rPr>
              <w:rFonts w:eastAsiaTheme="minorEastAsia"/>
              <w:noProof/>
            </w:rPr>
          </w:pPr>
          <w:hyperlink w:anchor="_Toc92120919" w:history="1">
            <w:r w:rsidR="00E150DD" w:rsidRPr="00F3626C">
              <w:rPr>
                <w:rStyle w:val="Hyperlink"/>
                <w:noProof/>
              </w:rPr>
              <w:t>4.1 HF-H</w:t>
            </w:r>
            <w:r w:rsidR="00E150DD" w:rsidRPr="00744270">
              <w:rPr>
                <w:rStyle w:val="Hyperlink"/>
                <w:noProof/>
                <w:vertAlign w:val="subscript"/>
              </w:rPr>
              <w:t>2</w:t>
            </w:r>
            <w:r w:rsidR="00E150DD" w:rsidRPr="00F3626C">
              <w:rPr>
                <w:rStyle w:val="Hyperlink"/>
                <w:noProof/>
              </w:rPr>
              <w:t xml:space="preserve"> Sparging</w:t>
            </w:r>
            <w:r w:rsidR="00E150DD">
              <w:rPr>
                <w:noProof/>
                <w:webHidden/>
              </w:rPr>
              <w:tab/>
            </w:r>
            <w:r w:rsidR="00E150DD">
              <w:rPr>
                <w:noProof/>
                <w:webHidden/>
              </w:rPr>
              <w:fldChar w:fldCharType="begin"/>
            </w:r>
            <w:r w:rsidR="00E150DD">
              <w:rPr>
                <w:noProof/>
                <w:webHidden/>
              </w:rPr>
              <w:instrText xml:space="preserve"> PAGEREF _Toc92120919 \h </w:instrText>
            </w:r>
            <w:r w:rsidR="00E150DD">
              <w:rPr>
                <w:noProof/>
                <w:webHidden/>
              </w:rPr>
            </w:r>
            <w:r w:rsidR="00E150DD">
              <w:rPr>
                <w:noProof/>
                <w:webHidden/>
              </w:rPr>
              <w:fldChar w:fldCharType="separate"/>
            </w:r>
            <w:r w:rsidR="00130BAB">
              <w:rPr>
                <w:noProof/>
                <w:webHidden/>
              </w:rPr>
              <w:t>9</w:t>
            </w:r>
            <w:r w:rsidR="00E150DD">
              <w:rPr>
                <w:noProof/>
                <w:webHidden/>
              </w:rPr>
              <w:fldChar w:fldCharType="end"/>
            </w:r>
          </w:hyperlink>
        </w:p>
        <w:p w14:paraId="5CED9200" w14:textId="7A036F65" w:rsidR="00E150DD" w:rsidRDefault="00000000">
          <w:pPr>
            <w:pStyle w:val="TOC3"/>
            <w:tabs>
              <w:tab w:val="right" w:leader="dot" w:pos="9350"/>
            </w:tabs>
            <w:rPr>
              <w:rFonts w:eastAsiaTheme="minorEastAsia"/>
              <w:noProof/>
            </w:rPr>
          </w:pPr>
          <w:hyperlink w:anchor="_Toc92120920" w:history="1">
            <w:r w:rsidR="00E150DD" w:rsidRPr="00F3626C">
              <w:rPr>
                <w:rStyle w:val="Hyperlink"/>
                <w:rFonts w:cstheme="minorHAnsi"/>
                <w:noProof/>
              </w:rPr>
              <w:t>4.2 NF</w:t>
            </w:r>
            <w:r w:rsidR="00E150DD" w:rsidRPr="00F3626C">
              <w:rPr>
                <w:rStyle w:val="Hyperlink"/>
                <w:rFonts w:cstheme="minorHAnsi"/>
                <w:noProof/>
                <w:vertAlign w:val="subscript"/>
              </w:rPr>
              <w:t>3</w:t>
            </w:r>
            <w:r w:rsidR="00E150DD" w:rsidRPr="00F3626C">
              <w:rPr>
                <w:rStyle w:val="Hyperlink"/>
                <w:rFonts w:cstheme="minorHAnsi"/>
                <w:noProof/>
              </w:rPr>
              <w:t>-H</w:t>
            </w:r>
            <w:r w:rsidR="00E150DD" w:rsidRPr="00F3626C">
              <w:rPr>
                <w:rStyle w:val="Hyperlink"/>
                <w:rFonts w:cstheme="minorHAnsi"/>
                <w:noProof/>
                <w:vertAlign w:val="subscript"/>
              </w:rPr>
              <w:t>2</w:t>
            </w:r>
            <w:r w:rsidR="00E150DD" w:rsidRPr="00F3626C">
              <w:rPr>
                <w:rStyle w:val="Hyperlink"/>
                <w:rFonts w:cstheme="minorHAnsi"/>
                <w:noProof/>
              </w:rPr>
              <w:t xml:space="preserve"> Sparging/NF</w:t>
            </w:r>
            <w:r w:rsidR="00E150DD" w:rsidRPr="00F3626C">
              <w:rPr>
                <w:rStyle w:val="Hyperlink"/>
                <w:rFonts w:cstheme="minorHAnsi"/>
                <w:noProof/>
                <w:vertAlign w:val="subscript"/>
              </w:rPr>
              <w:t>3</w:t>
            </w:r>
            <w:r w:rsidR="00E150DD" w:rsidRPr="00F3626C">
              <w:rPr>
                <w:rStyle w:val="Hyperlink"/>
                <w:rFonts w:cstheme="minorHAnsi"/>
                <w:noProof/>
              </w:rPr>
              <w:t xml:space="preserve"> Baking</w:t>
            </w:r>
            <w:r w:rsidR="00E150DD">
              <w:rPr>
                <w:noProof/>
                <w:webHidden/>
              </w:rPr>
              <w:tab/>
            </w:r>
            <w:r w:rsidR="00E150DD">
              <w:rPr>
                <w:noProof/>
                <w:webHidden/>
              </w:rPr>
              <w:fldChar w:fldCharType="begin"/>
            </w:r>
            <w:r w:rsidR="00E150DD">
              <w:rPr>
                <w:noProof/>
                <w:webHidden/>
              </w:rPr>
              <w:instrText xml:space="preserve"> PAGEREF _Toc92120920 \h </w:instrText>
            </w:r>
            <w:r w:rsidR="00E150DD">
              <w:rPr>
                <w:noProof/>
                <w:webHidden/>
              </w:rPr>
            </w:r>
            <w:r w:rsidR="00E150DD">
              <w:rPr>
                <w:noProof/>
                <w:webHidden/>
              </w:rPr>
              <w:fldChar w:fldCharType="separate"/>
            </w:r>
            <w:r w:rsidR="00130BAB">
              <w:rPr>
                <w:noProof/>
                <w:webHidden/>
              </w:rPr>
              <w:t>13</w:t>
            </w:r>
            <w:r w:rsidR="00E150DD">
              <w:rPr>
                <w:noProof/>
                <w:webHidden/>
              </w:rPr>
              <w:fldChar w:fldCharType="end"/>
            </w:r>
          </w:hyperlink>
        </w:p>
        <w:p w14:paraId="210702B6" w14:textId="48777F98" w:rsidR="00E150DD" w:rsidRDefault="00000000">
          <w:pPr>
            <w:pStyle w:val="TOC3"/>
            <w:tabs>
              <w:tab w:val="right" w:leader="dot" w:pos="9350"/>
            </w:tabs>
            <w:rPr>
              <w:rFonts w:eastAsiaTheme="minorEastAsia"/>
              <w:noProof/>
            </w:rPr>
          </w:pPr>
          <w:hyperlink w:anchor="_Toc92120921" w:history="1">
            <w:r w:rsidR="00E150DD" w:rsidRPr="00F3626C">
              <w:rPr>
                <w:rStyle w:val="Hyperlink"/>
                <w:rFonts w:cstheme="minorHAnsi"/>
                <w:noProof/>
              </w:rPr>
              <w:t>4.3 NH</w:t>
            </w:r>
            <w:r w:rsidR="00E150DD" w:rsidRPr="00F3626C">
              <w:rPr>
                <w:rStyle w:val="Hyperlink"/>
                <w:rFonts w:cstheme="minorHAnsi"/>
                <w:noProof/>
                <w:vertAlign w:val="subscript"/>
              </w:rPr>
              <w:t>4</w:t>
            </w:r>
            <w:r w:rsidR="00E150DD" w:rsidRPr="00F3626C">
              <w:rPr>
                <w:rStyle w:val="Hyperlink"/>
                <w:rFonts w:cstheme="minorHAnsi"/>
                <w:noProof/>
              </w:rPr>
              <w:t>HF</w:t>
            </w:r>
            <w:r w:rsidR="00E150DD" w:rsidRPr="00F3626C">
              <w:rPr>
                <w:rStyle w:val="Hyperlink"/>
                <w:rFonts w:cstheme="minorHAnsi"/>
                <w:noProof/>
                <w:vertAlign w:val="subscript"/>
              </w:rPr>
              <w:t>2</w:t>
            </w:r>
            <w:r w:rsidR="00E150DD" w:rsidRPr="00F3626C">
              <w:rPr>
                <w:rStyle w:val="Hyperlink"/>
                <w:rFonts w:cstheme="minorHAnsi"/>
                <w:noProof/>
              </w:rPr>
              <w:t xml:space="preserve"> Baking</w:t>
            </w:r>
            <w:r w:rsidR="00E150DD">
              <w:rPr>
                <w:noProof/>
                <w:webHidden/>
              </w:rPr>
              <w:tab/>
            </w:r>
            <w:r w:rsidR="00E150DD">
              <w:rPr>
                <w:noProof/>
                <w:webHidden/>
              </w:rPr>
              <w:fldChar w:fldCharType="begin"/>
            </w:r>
            <w:r w:rsidR="00E150DD">
              <w:rPr>
                <w:noProof/>
                <w:webHidden/>
              </w:rPr>
              <w:instrText xml:space="preserve"> PAGEREF _Toc92120921 \h </w:instrText>
            </w:r>
            <w:r w:rsidR="00E150DD">
              <w:rPr>
                <w:noProof/>
                <w:webHidden/>
              </w:rPr>
            </w:r>
            <w:r w:rsidR="00E150DD">
              <w:rPr>
                <w:noProof/>
                <w:webHidden/>
              </w:rPr>
              <w:fldChar w:fldCharType="separate"/>
            </w:r>
            <w:r w:rsidR="00130BAB">
              <w:rPr>
                <w:noProof/>
                <w:webHidden/>
              </w:rPr>
              <w:t>18</w:t>
            </w:r>
            <w:r w:rsidR="00E150DD">
              <w:rPr>
                <w:noProof/>
                <w:webHidden/>
              </w:rPr>
              <w:fldChar w:fldCharType="end"/>
            </w:r>
          </w:hyperlink>
        </w:p>
        <w:p w14:paraId="24FFCB7F" w14:textId="230BA7A3" w:rsidR="00E150DD" w:rsidRDefault="00000000">
          <w:pPr>
            <w:pStyle w:val="TOC3"/>
            <w:tabs>
              <w:tab w:val="right" w:leader="dot" w:pos="9350"/>
            </w:tabs>
            <w:rPr>
              <w:rFonts w:eastAsiaTheme="minorEastAsia"/>
              <w:noProof/>
            </w:rPr>
          </w:pPr>
          <w:hyperlink w:anchor="_Toc92120922" w:history="1">
            <w:r w:rsidR="00E150DD" w:rsidRPr="00F3626C">
              <w:rPr>
                <w:rStyle w:val="Hyperlink"/>
                <w:rFonts w:cstheme="minorHAnsi"/>
                <w:noProof/>
              </w:rPr>
              <w:t>4.4 Electrolytic Purification</w:t>
            </w:r>
            <w:r w:rsidR="00E150DD">
              <w:rPr>
                <w:noProof/>
                <w:webHidden/>
              </w:rPr>
              <w:tab/>
            </w:r>
            <w:r w:rsidR="00E150DD">
              <w:rPr>
                <w:noProof/>
                <w:webHidden/>
              </w:rPr>
              <w:fldChar w:fldCharType="begin"/>
            </w:r>
            <w:r w:rsidR="00E150DD">
              <w:rPr>
                <w:noProof/>
                <w:webHidden/>
              </w:rPr>
              <w:instrText xml:space="preserve"> PAGEREF _Toc92120922 \h </w:instrText>
            </w:r>
            <w:r w:rsidR="00E150DD">
              <w:rPr>
                <w:noProof/>
                <w:webHidden/>
              </w:rPr>
            </w:r>
            <w:r w:rsidR="00E150DD">
              <w:rPr>
                <w:noProof/>
                <w:webHidden/>
              </w:rPr>
              <w:fldChar w:fldCharType="separate"/>
            </w:r>
            <w:r w:rsidR="00130BAB">
              <w:rPr>
                <w:noProof/>
                <w:webHidden/>
              </w:rPr>
              <w:t>19</w:t>
            </w:r>
            <w:r w:rsidR="00E150DD">
              <w:rPr>
                <w:noProof/>
                <w:webHidden/>
              </w:rPr>
              <w:fldChar w:fldCharType="end"/>
            </w:r>
          </w:hyperlink>
        </w:p>
        <w:p w14:paraId="042E96A4" w14:textId="34AF3620" w:rsidR="00E150DD" w:rsidRDefault="00000000">
          <w:pPr>
            <w:pStyle w:val="TOC2"/>
            <w:tabs>
              <w:tab w:val="right" w:leader="dot" w:pos="9350"/>
            </w:tabs>
            <w:rPr>
              <w:rFonts w:eastAsiaTheme="minorEastAsia"/>
              <w:noProof/>
            </w:rPr>
          </w:pPr>
          <w:hyperlink w:anchor="_Toc92120923" w:history="1">
            <w:r w:rsidR="00E150DD" w:rsidRPr="00F3626C">
              <w:rPr>
                <w:rStyle w:val="Hyperlink"/>
                <w:rFonts w:cstheme="minorHAnsi"/>
                <w:noProof/>
              </w:rPr>
              <w:t>5. Additional Steps</w:t>
            </w:r>
            <w:r w:rsidR="00E150DD">
              <w:rPr>
                <w:noProof/>
                <w:webHidden/>
              </w:rPr>
              <w:tab/>
            </w:r>
            <w:r w:rsidR="00E150DD">
              <w:rPr>
                <w:noProof/>
                <w:webHidden/>
              </w:rPr>
              <w:fldChar w:fldCharType="begin"/>
            </w:r>
            <w:r w:rsidR="00E150DD">
              <w:rPr>
                <w:noProof/>
                <w:webHidden/>
              </w:rPr>
              <w:instrText xml:space="preserve"> PAGEREF _Toc92120923 \h </w:instrText>
            </w:r>
            <w:r w:rsidR="00E150DD">
              <w:rPr>
                <w:noProof/>
                <w:webHidden/>
              </w:rPr>
            </w:r>
            <w:r w:rsidR="00E150DD">
              <w:rPr>
                <w:noProof/>
                <w:webHidden/>
              </w:rPr>
              <w:fldChar w:fldCharType="separate"/>
            </w:r>
            <w:r w:rsidR="00130BAB">
              <w:rPr>
                <w:noProof/>
                <w:webHidden/>
              </w:rPr>
              <w:t>22</w:t>
            </w:r>
            <w:r w:rsidR="00E150DD">
              <w:rPr>
                <w:noProof/>
                <w:webHidden/>
              </w:rPr>
              <w:fldChar w:fldCharType="end"/>
            </w:r>
          </w:hyperlink>
        </w:p>
        <w:p w14:paraId="0A55BA58" w14:textId="09EEFAF4" w:rsidR="00E150DD" w:rsidRDefault="00000000">
          <w:pPr>
            <w:pStyle w:val="TOC3"/>
            <w:tabs>
              <w:tab w:val="right" w:leader="dot" w:pos="9350"/>
            </w:tabs>
            <w:rPr>
              <w:rFonts w:eastAsiaTheme="minorEastAsia"/>
              <w:noProof/>
            </w:rPr>
          </w:pPr>
          <w:hyperlink w:anchor="_Toc92120924" w:history="1">
            <w:r w:rsidR="00E150DD" w:rsidRPr="00F3626C">
              <w:rPr>
                <w:rStyle w:val="Hyperlink"/>
                <w:rFonts w:cstheme="minorHAnsi"/>
                <w:noProof/>
              </w:rPr>
              <w:t xml:space="preserve">5.1 </w:t>
            </w:r>
            <w:r w:rsidR="00E97942">
              <w:rPr>
                <w:rStyle w:val="Hyperlink"/>
                <w:rFonts w:cstheme="minorHAnsi"/>
                <w:noProof/>
              </w:rPr>
              <w:t>Continued H Additions</w:t>
            </w:r>
            <w:r w:rsidR="00E150DD">
              <w:rPr>
                <w:noProof/>
                <w:webHidden/>
              </w:rPr>
              <w:tab/>
            </w:r>
            <w:r w:rsidR="00E150DD">
              <w:rPr>
                <w:noProof/>
                <w:webHidden/>
              </w:rPr>
              <w:fldChar w:fldCharType="begin"/>
            </w:r>
            <w:r w:rsidR="00E150DD">
              <w:rPr>
                <w:noProof/>
                <w:webHidden/>
              </w:rPr>
              <w:instrText xml:space="preserve"> PAGEREF _Toc92120924 \h </w:instrText>
            </w:r>
            <w:r w:rsidR="00E150DD">
              <w:rPr>
                <w:noProof/>
                <w:webHidden/>
              </w:rPr>
            </w:r>
            <w:r w:rsidR="00E150DD">
              <w:rPr>
                <w:noProof/>
                <w:webHidden/>
              </w:rPr>
              <w:fldChar w:fldCharType="separate"/>
            </w:r>
            <w:r w:rsidR="00130BAB">
              <w:rPr>
                <w:noProof/>
                <w:webHidden/>
              </w:rPr>
              <w:t>22</w:t>
            </w:r>
            <w:r w:rsidR="00E150DD">
              <w:rPr>
                <w:noProof/>
                <w:webHidden/>
              </w:rPr>
              <w:fldChar w:fldCharType="end"/>
            </w:r>
          </w:hyperlink>
        </w:p>
        <w:p w14:paraId="15DA6E41" w14:textId="6854E61A" w:rsidR="00E150DD" w:rsidRDefault="00000000">
          <w:pPr>
            <w:pStyle w:val="TOC3"/>
            <w:tabs>
              <w:tab w:val="right" w:leader="dot" w:pos="9350"/>
            </w:tabs>
            <w:rPr>
              <w:rFonts w:eastAsiaTheme="minorEastAsia"/>
              <w:noProof/>
            </w:rPr>
          </w:pPr>
          <w:hyperlink w:anchor="_Toc92120925" w:history="1">
            <w:r w:rsidR="00E150DD" w:rsidRPr="00F3626C">
              <w:rPr>
                <w:rStyle w:val="Hyperlink"/>
                <w:rFonts w:cstheme="minorHAnsi"/>
                <w:noProof/>
              </w:rPr>
              <w:t>5.2 Reducing Metal Additions</w:t>
            </w:r>
            <w:r w:rsidR="00E150DD">
              <w:rPr>
                <w:noProof/>
                <w:webHidden/>
              </w:rPr>
              <w:tab/>
            </w:r>
            <w:r w:rsidR="00E150DD">
              <w:rPr>
                <w:noProof/>
                <w:webHidden/>
              </w:rPr>
              <w:fldChar w:fldCharType="begin"/>
            </w:r>
            <w:r w:rsidR="00E150DD">
              <w:rPr>
                <w:noProof/>
                <w:webHidden/>
              </w:rPr>
              <w:instrText xml:space="preserve"> PAGEREF _Toc92120925 \h </w:instrText>
            </w:r>
            <w:r w:rsidR="00E150DD">
              <w:rPr>
                <w:noProof/>
                <w:webHidden/>
              </w:rPr>
            </w:r>
            <w:r w:rsidR="00E150DD">
              <w:rPr>
                <w:noProof/>
                <w:webHidden/>
              </w:rPr>
              <w:fldChar w:fldCharType="separate"/>
            </w:r>
            <w:r w:rsidR="00130BAB">
              <w:rPr>
                <w:noProof/>
                <w:webHidden/>
              </w:rPr>
              <w:t>22</w:t>
            </w:r>
            <w:r w:rsidR="00E150DD">
              <w:rPr>
                <w:noProof/>
                <w:webHidden/>
              </w:rPr>
              <w:fldChar w:fldCharType="end"/>
            </w:r>
          </w:hyperlink>
        </w:p>
        <w:p w14:paraId="77C47480" w14:textId="225C1465" w:rsidR="00E150DD" w:rsidRDefault="00000000">
          <w:pPr>
            <w:pStyle w:val="TOC3"/>
            <w:tabs>
              <w:tab w:val="right" w:leader="dot" w:pos="9350"/>
            </w:tabs>
            <w:rPr>
              <w:rFonts w:eastAsiaTheme="minorEastAsia"/>
              <w:noProof/>
            </w:rPr>
          </w:pPr>
          <w:hyperlink w:anchor="_Toc92120926" w:history="1">
            <w:r w:rsidR="00E150DD" w:rsidRPr="00F3626C">
              <w:rPr>
                <w:rStyle w:val="Hyperlink"/>
                <w:rFonts w:cstheme="minorHAnsi"/>
                <w:noProof/>
              </w:rPr>
              <w:t>5.3 Filtration</w:t>
            </w:r>
            <w:r w:rsidR="00E150DD">
              <w:rPr>
                <w:noProof/>
                <w:webHidden/>
              </w:rPr>
              <w:tab/>
            </w:r>
            <w:r w:rsidR="00E150DD">
              <w:rPr>
                <w:noProof/>
                <w:webHidden/>
              </w:rPr>
              <w:fldChar w:fldCharType="begin"/>
            </w:r>
            <w:r w:rsidR="00E150DD">
              <w:rPr>
                <w:noProof/>
                <w:webHidden/>
              </w:rPr>
              <w:instrText xml:space="preserve"> PAGEREF _Toc92120926 \h </w:instrText>
            </w:r>
            <w:r w:rsidR="00E150DD">
              <w:rPr>
                <w:noProof/>
                <w:webHidden/>
              </w:rPr>
            </w:r>
            <w:r w:rsidR="00E150DD">
              <w:rPr>
                <w:noProof/>
                <w:webHidden/>
              </w:rPr>
              <w:fldChar w:fldCharType="separate"/>
            </w:r>
            <w:r w:rsidR="00130BAB">
              <w:rPr>
                <w:noProof/>
                <w:webHidden/>
              </w:rPr>
              <w:t>22</w:t>
            </w:r>
            <w:r w:rsidR="00E150DD">
              <w:rPr>
                <w:noProof/>
                <w:webHidden/>
              </w:rPr>
              <w:fldChar w:fldCharType="end"/>
            </w:r>
          </w:hyperlink>
        </w:p>
        <w:p w14:paraId="46B637E1" w14:textId="7B64C2DA" w:rsidR="00E150DD" w:rsidRDefault="00000000">
          <w:pPr>
            <w:pStyle w:val="TOC2"/>
            <w:tabs>
              <w:tab w:val="right" w:leader="dot" w:pos="9350"/>
            </w:tabs>
            <w:rPr>
              <w:rFonts w:eastAsiaTheme="minorEastAsia"/>
              <w:noProof/>
            </w:rPr>
          </w:pPr>
          <w:hyperlink w:anchor="_Toc92120927" w:history="1">
            <w:r w:rsidR="00E150DD" w:rsidRPr="00F3626C">
              <w:rPr>
                <w:rStyle w:val="Hyperlink"/>
                <w:rFonts w:cstheme="minorHAnsi"/>
                <w:noProof/>
              </w:rPr>
              <w:t>6. Corrosion in Structural Materials</w:t>
            </w:r>
            <w:r w:rsidR="00E150DD">
              <w:rPr>
                <w:noProof/>
                <w:webHidden/>
              </w:rPr>
              <w:tab/>
            </w:r>
            <w:r w:rsidR="00E150DD">
              <w:rPr>
                <w:noProof/>
                <w:webHidden/>
              </w:rPr>
              <w:fldChar w:fldCharType="begin"/>
            </w:r>
            <w:r w:rsidR="00E150DD">
              <w:rPr>
                <w:noProof/>
                <w:webHidden/>
              </w:rPr>
              <w:instrText xml:space="preserve"> PAGEREF _Toc92120927 \h </w:instrText>
            </w:r>
            <w:r w:rsidR="00E150DD">
              <w:rPr>
                <w:noProof/>
                <w:webHidden/>
              </w:rPr>
            </w:r>
            <w:r w:rsidR="00E150DD">
              <w:rPr>
                <w:noProof/>
                <w:webHidden/>
              </w:rPr>
              <w:fldChar w:fldCharType="separate"/>
            </w:r>
            <w:r w:rsidR="00130BAB">
              <w:rPr>
                <w:noProof/>
                <w:webHidden/>
              </w:rPr>
              <w:t>23</w:t>
            </w:r>
            <w:r w:rsidR="00E150DD">
              <w:rPr>
                <w:noProof/>
                <w:webHidden/>
              </w:rPr>
              <w:fldChar w:fldCharType="end"/>
            </w:r>
          </w:hyperlink>
        </w:p>
        <w:p w14:paraId="578A836F" w14:textId="45F58598" w:rsidR="00E150DD" w:rsidRDefault="00000000">
          <w:pPr>
            <w:pStyle w:val="TOC3"/>
            <w:tabs>
              <w:tab w:val="right" w:leader="dot" w:pos="9350"/>
            </w:tabs>
            <w:rPr>
              <w:rFonts w:eastAsiaTheme="minorEastAsia"/>
              <w:noProof/>
            </w:rPr>
          </w:pPr>
          <w:hyperlink w:anchor="_Toc92120928" w:history="1">
            <w:r w:rsidR="00E150DD" w:rsidRPr="00F3626C">
              <w:rPr>
                <w:rStyle w:val="Hyperlink"/>
                <w:rFonts w:cstheme="minorHAnsi"/>
                <w:noProof/>
              </w:rPr>
              <w:t>6.1 Corrosion Due to Hydrofluorinating Reagents</w:t>
            </w:r>
            <w:r w:rsidR="00E150DD">
              <w:rPr>
                <w:noProof/>
                <w:webHidden/>
              </w:rPr>
              <w:tab/>
            </w:r>
            <w:r w:rsidR="00E150DD">
              <w:rPr>
                <w:noProof/>
                <w:webHidden/>
              </w:rPr>
              <w:fldChar w:fldCharType="begin"/>
            </w:r>
            <w:r w:rsidR="00E150DD">
              <w:rPr>
                <w:noProof/>
                <w:webHidden/>
              </w:rPr>
              <w:instrText xml:space="preserve"> PAGEREF _Toc92120928 \h </w:instrText>
            </w:r>
            <w:r w:rsidR="00E150DD">
              <w:rPr>
                <w:noProof/>
                <w:webHidden/>
              </w:rPr>
            </w:r>
            <w:r w:rsidR="00E150DD">
              <w:rPr>
                <w:noProof/>
                <w:webHidden/>
              </w:rPr>
              <w:fldChar w:fldCharType="separate"/>
            </w:r>
            <w:r w:rsidR="00130BAB">
              <w:rPr>
                <w:noProof/>
                <w:webHidden/>
              </w:rPr>
              <w:t>23</w:t>
            </w:r>
            <w:r w:rsidR="00E150DD">
              <w:rPr>
                <w:noProof/>
                <w:webHidden/>
              </w:rPr>
              <w:fldChar w:fldCharType="end"/>
            </w:r>
          </w:hyperlink>
        </w:p>
        <w:p w14:paraId="77E12B36" w14:textId="2CF11A38" w:rsidR="00E150DD" w:rsidRDefault="00000000">
          <w:pPr>
            <w:pStyle w:val="TOC3"/>
            <w:tabs>
              <w:tab w:val="right" w:leader="dot" w:pos="9350"/>
            </w:tabs>
            <w:rPr>
              <w:rFonts w:eastAsiaTheme="minorEastAsia"/>
              <w:noProof/>
            </w:rPr>
          </w:pPr>
          <w:hyperlink w:anchor="_Toc92120929" w:history="1">
            <w:r w:rsidR="00E150DD" w:rsidRPr="00F3626C">
              <w:rPr>
                <w:rStyle w:val="Hyperlink"/>
                <w:rFonts w:cstheme="minorHAnsi"/>
                <w:noProof/>
              </w:rPr>
              <w:t>6.2 Embrittlement Due to Hydrogen</w:t>
            </w:r>
            <w:r w:rsidR="00E150DD">
              <w:rPr>
                <w:noProof/>
                <w:webHidden/>
              </w:rPr>
              <w:tab/>
            </w:r>
            <w:r w:rsidR="00E150DD">
              <w:rPr>
                <w:noProof/>
                <w:webHidden/>
              </w:rPr>
              <w:fldChar w:fldCharType="begin"/>
            </w:r>
            <w:r w:rsidR="00E150DD">
              <w:rPr>
                <w:noProof/>
                <w:webHidden/>
              </w:rPr>
              <w:instrText xml:space="preserve"> PAGEREF _Toc92120929 \h </w:instrText>
            </w:r>
            <w:r w:rsidR="00E150DD">
              <w:rPr>
                <w:noProof/>
                <w:webHidden/>
              </w:rPr>
            </w:r>
            <w:r w:rsidR="00E150DD">
              <w:rPr>
                <w:noProof/>
                <w:webHidden/>
              </w:rPr>
              <w:fldChar w:fldCharType="separate"/>
            </w:r>
            <w:r w:rsidR="00130BAB">
              <w:rPr>
                <w:noProof/>
                <w:webHidden/>
              </w:rPr>
              <w:t>24</w:t>
            </w:r>
            <w:r w:rsidR="00E150DD">
              <w:rPr>
                <w:noProof/>
                <w:webHidden/>
              </w:rPr>
              <w:fldChar w:fldCharType="end"/>
            </w:r>
          </w:hyperlink>
        </w:p>
        <w:p w14:paraId="1443BA6B" w14:textId="441DBF2F" w:rsidR="00E150DD" w:rsidRDefault="00000000">
          <w:pPr>
            <w:pStyle w:val="TOC3"/>
            <w:tabs>
              <w:tab w:val="right" w:leader="dot" w:pos="9350"/>
            </w:tabs>
            <w:rPr>
              <w:rFonts w:eastAsiaTheme="minorEastAsia"/>
              <w:noProof/>
            </w:rPr>
          </w:pPr>
          <w:hyperlink w:anchor="_Toc92120930" w:history="1">
            <w:r w:rsidR="00E150DD" w:rsidRPr="00F3626C">
              <w:rPr>
                <w:rStyle w:val="Hyperlink"/>
                <w:rFonts w:cstheme="minorHAnsi"/>
                <w:noProof/>
              </w:rPr>
              <w:t>6.3 Corrosion Due to Molten Salt</w:t>
            </w:r>
            <w:r w:rsidR="00E150DD">
              <w:rPr>
                <w:noProof/>
                <w:webHidden/>
              </w:rPr>
              <w:tab/>
            </w:r>
            <w:r w:rsidR="00E150DD">
              <w:rPr>
                <w:noProof/>
                <w:webHidden/>
              </w:rPr>
              <w:fldChar w:fldCharType="begin"/>
            </w:r>
            <w:r w:rsidR="00E150DD">
              <w:rPr>
                <w:noProof/>
                <w:webHidden/>
              </w:rPr>
              <w:instrText xml:space="preserve"> PAGEREF _Toc92120930 \h </w:instrText>
            </w:r>
            <w:r w:rsidR="00E150DD">
              <w:rPr>
                <w:noProof/>
                <w:webHidden/>
              </w:rPr>
            </w:r>
            <w:r w:rsidR="00E150DD">
              <w:rPr>
                <w:noProof/>
                <w:webHidden/>
              </w:rPr>
              <w:fldChar w:fldCharType="separate"/>
            </w:r>
            <w:r w:rsidR="00130BAB">
              <w:rPr>
                <w:noProof/>
                <w:webHidden/>
              </w:rPr>
              <w:t>24</w:t>
            </w:r>
            <w:r w:rsidR="00E150DD">
              <w:rPr>
                <w:noProof/>
                <w:webHidden/>
              </w:rPr>
              <w:fldChar w:fldCharType="end"/>
            </w:r>
          </w:hyperlink>
        </w:p>
        <w:p w14:paraId="055361D5" w14:textId="56F33570" w:rsidR="00E150DD" w:rsidRDefault="00000000">
          <w:pPr>
            <w:pStyle w:val="TOC3"/>
            <w:tabs>
              <w:tab w:val="right" w:leader="dot" w:pos="9350"/>
            </w:tabs>
            <w:rPr>
              <w:rFonts w:eastAsiaTheme="minorEastAsia"/>
              <w:noProof/>
            </w:rPr>
          </w:pPr>
          <w:hyperlink w:anchor="_Toc92120931" w:history="1">
            <w:r w:rsidR="00E150DD" w:rsidRPr="00F3626C">
              <w:rPr>
                <w:rStyle w:val="Hyperlink"/>
                <w:rFonts w:cstheme="minorHAnsi"/>
                <w:noProof/>
              </w:rPr>
              <w:t>6.4 Corrosion Due to Added Fuel</w:t>
            </w:r>
            <w:r w:rsidR="00E150DD">
              <w:rPr>
                <w:noProof/>
                <w:webHidden/>
              </w:rPr>
              <w:tab/>
            </w:r>
            <w:r w:rsidR="00E150DD">
              <w:rPr>
                <w:noProof/>
                <w:webHidden/>
              </w:rPr>
              <w:fldChar w:fldCharType="begin"/>
            </w:r>
            <w:r w:rsidR="00E150DD">
              <w:rPr>
                <w:noProof/>
                <w:webHidden/>
              </w:rPr>
              <w:instrText xml:space="preserve"> PAGEREF _Toc92120931 \h </w:instrText>
            </w:r>
            <w:r w:rsidR="00E150DD">
              <w:rPr>
                <w:noProof/>
                <w:webHidden/>
              </w:rPr>
            </w:r>
            <w:r w:rsidR="00E150DD">
              <w:rPr>
                <w:noProof/>
                <w:webHidden/>
              </w:rPr>
              <w:fldChar w:fldCharType="separate"/>
            </w:r>
            <w:r w:rsidR="00130BAB">
              <w:rPr>
                <w:noProof/>
                <w:webHidden/>
              </w:rPr>
              <w:t>27</w:t>
            </w:r>
            <w:r w:rsidR="00E150DD">
              <w:rPr>
                <w:noProof/>
                <w:webHidden/>
              </w:rPr>
              <w:fldChar w:fldCharType="end"/>
            </w:r>
          </w:hyperlink>
        </w:p>
        <w:p w14:paraId="6ADCDC60" w14:textId="3B84A701" w:rsidR="00E150DD" w:rsidRDefault="00000000">
          <w:pPr>
            <w:pStyle w:val="TOC2"/>
            <w:tabs>
              <w:tab w:val="right" w:leader="dot" w:pos="9350"/>
            </w:tabs>
            <w:rPr>
              <w:rFonts w:eastAsiaTheme="minorEastAsia"/>
              <w:noProof/>
            </w:rPr>
          </w:pPr>
          <w:hyperlink w:anchor="_Toc92120932" w:history="1">
            <w:r w:rsidR="00E150DD" w:rsidRPr="00F3626C">
              <w:rPr>
                <w:rStyle w:val="Hyperlink"/>
                <w:rFonts w:cstheme="minorHAnsi"/>
                <w:noProof/>
              </w:rPr>
              <w:t>7. Compatibility of Candidate Structural Materials</w:t>
            </w:r>
            <w:r w:rsidR="00E150DD">
              <w:rPr>
                <w:noProof/>
                <w:webHidden/>
              </w:rPr>
              <w:tab/>
            </w:r>
            <w:r w:rsidR="00E150DD">
              <w:rPr>
                <w:noProof/>
                <w:webHidden/>
              </w:rPr>
              <w:fldChar w:fldCharType="begin"/>
            </w:r>
            <w:r w:rsidR="00E150DD">
              <w:rPr>
                <w:noProof/>
                <w:webHidden/>
              </w:rPr>
              <w:instrText xml:space="preserve"> PAGEREF _Toc92120932 \h </w:instrText>
            </w:r>
            <w:r w:rsidR="00E150DD">
              <w:rPr>
                <w:noProof/>
                <w:webHidden/>
              </w:rPr>
            </w:r>
            <w:r w:rsidR="00E150DD">
              <w:rPr>
                <w:noProof/>
                <w:webHidden/>
              </w:rPr>
              <w:fldChar w:fldCharType="separate"/>
            </w:r>
            <w:r w:rsidR="00130BAB">
              <w:rPr>
                <w:noProof/>
                <w:webHidden/>
              </w:rPr>
              <w:t>28</w:t>
            </w:r>
            <w:r w:rsidR="00E150DD">
              <w:rPr>
                <w:noProof/>
                <w:webHidden/>
              </w:rPr>
              <w:fldChar w:fldCharType="end"/>
            </w:r>
          </w:hyperlink>
        </w:p>
        <w:p w14:paraId="35FF5153" w14:textId="210EB241" w:rsidR="00E150DD" w:rsidRDefault="00000000">
          <w:pPr>
            <w:pStyle w:val="TOC3"/>
            <w:tabs>
              <w:tab w:val="right" w:leader="dot" w:pos="9350"/>
            </w:tabs>
            <w:rPr>
              <w:rFonts w:eastAsiaTheme="minorEastAsia"/>
              <w:noProof/>
            </w:rPr>
          </w:pPr>
          <w:hyperlink w:anchor="_Toc92120933" w:history="1">
            <w:r w:rsidR="00E150DD" w:rsidRPr="00F3626C">
              <w:rPr>
                <w:rStyle w:val="Hyperlink"/>
                <w:rFonts w:cstheme="minorHAnsi"/>
                <w:noProof/>
              </w:rPr>
              <w:t>7.1 Ni Alloys</w:t>
            </w:r>
            <w:r w:rsidR="00E150DD">
              <w:rPr>
                <w:noProof/>
                <w:webHidden/>
              </w:rPr>
              <w:tab/>
            </w:r>
            <w:r w:rsidR="00E150DD">
              <w:rPr>
                <w:noProof/>
                <w:webHidden/>
              </w:rPr>
              <w:fldChar w:fldCharType="begin"/>
            </w:r>
            <w:r w:rsidR="00E150DD">
              <w:rPr>
                <w:noProof/>
                <w:webHidden/>
              </w:rPr>
              <w:instrText xml:space="preserve"> PAGEREF _Toc92120933 \h </w:instrText>
            </w:r>
            <w:r w:rsidR="00E150DD">
              <w:rPr>
                <w:noProof/>
                <w:webHidden/>
              </w:rPr>
            </w:r>
            <w:r w:rsidR="00E150DD">
              <w:rPr>
                <w:noProof/>
                <w:webHidden/>
              </w:rPr>
              <w:fldChar w:fldCharType="separate"/>
            </w:r>
            <w:r w:rsidR="00130BAB">
              <w:rPr>
                <w:noProof/>
                <w:webHidden/>
              </w:rPr>
              <w:t>28</w:t>
            </w:r>
            <w:r w:rsidR="00E150DD">
              <w:rPr>
                <w:noProof/>
                <w:webHidden/>
              </w:rPr>
              <w:fldChar w:fldCharType="end"/>
            </w:r>
          </w:hyperlink>
        </w:p>
        <w:p w14:paraId="1EDFC023" w14:textId="646C81F4" w:rsidR="00E150DD" w:rsidRDefault="00000000">
          <w:pPr>
            <w:pStyle w:val="TOC3"/>
            <w:tabs>
              <w:tab w:val="right" w:leader="dot" w:pos="9350"/>
            </w:tabs>
            <w:rPr>
              <w:rFonts w:eastAsiaTheme="minorEastAsia"/>
              <w:noProof/>
            </w:rPr>
          </w:pPr>
          <w:hyperlink w:anchor="_Toc92120934" w:history="1">
            <w:r w:rsidR="00E150DD" w:rsidRPr="00F3626C">
              <w:rPr>
                <w:rStyle w:val="Hyperlink"/>
                <w:rFonts w:cstheme="minorHAnsi"/>
                <w:noProof/>
              </w:rPr>
              <w:t>7.2 Steels</w:t>
            </w:r>
            <w:r w:rsidR="00E150DD">
              <w:rPr>
                <w:noProof/>
                <w:webHidden/>
              </w:rPr>
              <w:tab/>
            </w:r>
            <w:r w:rsidR="00E150DD">
              <w:rPr>
                <w:noProof/>
                <w:webHidden/>
              </w:rPr>
              <w:fldChar w:fldCharType="begin"/>
            </w:r>
            <w:r w:rsidR="00E150DD">
              <w:rPr>
                <w:noProof/>
                <w:webHidden/>
              </w:rPr>
              <w:instrText xml:space="preserve"> PAGEREF _Toc92120934 \h </w:instrText>
            </w:r>
            <w:r w:rsidR="00E150DD">
              <w:rPr>
                <w:noProof/>
                <w:webHidden/>
              </w:rPr>
            </w:r>
            <w:r w:rsidR="00E150DD">
              <w:rPr>
                <w:noProof/>
                <w:webHidden/>
              </w:rPr>
              <w:fldChar w:fldCharType="separate"/>
            </w:r>
            <w:r w:rsidR="00130BAB">
              <w:rPr>
                <w:noProof/>
                <w:webHidden/>
              </w:rPr>
              <w:t>28</w:t>
            </w:r>
            <w:r w:rsidR="00E150DD">
              <w:rPr>
                <w:noProof/>
                <w:webHidden/>
              </w:rPr>
              <w:fldChar w:fldCharType="end"/>
            </w:r>
          </w:hyperlink>
        </w:p>
        <w:p w14:paraId="08DAB02C" w14:textId="09E315D1" w:rsidR="00E150DD" w:rsidRDefault="00000000">
          <w:pPr>
            <w:pStyle w:val="TOC3"/>
            <w:tabs>
              <w:tab w:val="right" w:leader="dot" w:pos="9350"/>
            </w:tabs>
            <w:rPr>
              <w:rFonts w:eastAsiaTheme="minorEastAsia"/>
              <w:noProof/>
            </w:rPr>
          </w:pPr>
          <w:hyperlink w:anchor="_Toc92120935" w:history="1">
            <w:r w:rsidR="00E150DD" w:rsidRPr="00F3626C">
              <w:rPr>
                <w:rStyle w:val="Hyperlink"/>
                <w:rFonts w:cstheme="minorHAnsi"/>
                <w:noProof/>
              </w:rPr>
              <w:t>7.3 Copper</w:t>
            </w:r>
            <w:r w:rsidR="00E150DD">
              <w:rPr>
                <w:noProof/>
                <w:webHidden/>
              </w:rPr>
              <w:tab/>
            </w:r>
            <w:r w:rsidR="00E150DD">
              <w:rPr>
                <w:noProof/>
                <w:webHidden/>
              </w:rPr>
              <w:fldChar w:fldCharType="begin"/>
            </w:r>
            <w:r w:rsidR="00E150DD">
              <w:rPr>
                <w:noProof/>
                <w:webHidden/>
              </w:rPr>
              <w:instrText xml:space="preserve"> PAGEREF _Toc92120935 \h </w:instrText>
            </w:r>
            <w:r w:rsidR="00E150DD">
              <w:rPr>
                <w:noProof/>
                <w:webHidden/>
              </w:rPr>
            </w:r>
            <w:r w:rsidR="00E150DD">
              <w:rPr>
                <w:noProof/>
                <w:webHidden/>
              </w:rPr>
              <w:fldChar w:fldCharType="separate"/>
            </w:r>
            <w:r w:rsidR="00130BAB">
              <w:rPr>
                <w:noProof/>
                <w:webHidden/>
              </w:rPr>
              <w:t>29</w:t>
            </w:r>
            <w:r w:rsidR="00E150DD">
              <w:rPr>
                <w:noProof/>
                <w:webHidden/>
              </w:rPr>
              <w:fldChar w:fldCharType="end"/>
            </w:r>
          </w:hyperlink>
        </w:p>
        <w:p w14:paraId="48A536F7" w14:textId="1A9B6CF3" w:rsidR="00E150DD" w:rsidRDefault="00000000">
          <w:pPr>
            <w:pStyle w:val="TOC3"/>
            <w:tabs>
              <w:tab w:val="right" w:leader="dot" w:pos="9350"/>
            </w:tabs>
            <w:rPr>
              <w:rFonts w:eastAsiaTheme="minorEastAsia"/>
              <w:noProof/>
            </w:rPr>
          </w:pPr>
          <w:hyperlink w:anchor="_Toc92120936" w:history="1">
            <w:r w:rsidR="00E150DD" w:rsidRPr="00F3626C">
              <w:rPr>
                <w:rStyle w:val="Hyperlink"/>
                <w:rFonts w:cstheme="minorHAnsi"/>
                <w:noProof/>
              </w:rPr>
              <w:t>7.4 Carbon</w:t>
            </w:r>
            <w:r w:rsidR="00E150DD">
              <w:rPr>
                <w:noProof/>
                <w:webHidden/>
              </w:rPr>
              <w:tab/>
            </w:r>
            <w:r w:rsidR="00E150DD">
              <w:rPr>
                <w:noProof/>
                <w:webHidden/>
              </w:rPr>
              <w:fldChar w:fldCharType="begin"/>
            </w:r>
            <w:r w:rsidR="00E150DD">
              <w:rPr>
                <w:noProof/>
                <w:webHidden/>
              </w:rPr>
              <w:instrText xml:space="preserve"> PAGEREF _Toc92120936 \h </w:instrText>
            </w:r>
            <w:r w:rsidR="00E150DD">
              <w:rPr>
                <w:noProof/>
                <w:webHidden/>
              </w:rPr>
            </w:r>
            <w:r w:rsidR="00E150DD">
              <w:rPr>
                <w:noProof/>
                <w:webHidden/>
              </w:rPr>
              <w:fldChar w:fldCharType="separate"/>
            </w:r>
            <w:r w:rsidR="00130BAB">
              <w:rPr>
                <w:noProof/>
                <w:webHidden/>
              </w:rPr>
              <w:t>29</w:t>
            </w:r>
            <w:r w:rsidR="00E150DD">
              <w:rPr>
                <w:noProof/>
                <w:webHidden/>
              </w:rPr>
              <w:fldChar w:fldCharType="end"/>
            </w:r>
          </w:hyperlink>
        </w:p>
        <w:p w14:paraId="053A774D" w14:textId="00B0A925" w:rsidR="00E150DD" w:rsidRDefault="00000000">
          <w:pPr>
            <w:pStyle w:val="TOC2"/>
            <w:tabs>
              <w:tab w:val="right" w:leader="dot" w:pos="9350"/>
            </w:tabs>
            <w:rPr>
              <w:rFonts w:eastAsiaTheme="minorEastAsia"/>
              <w:noProof/>
            </w:rPr>
          </w:pPr>
          <w:hyperlink w:anchor="_Toc92120937" w:history="1">
            <w:r w:rsidR="00E73917">
              <w:rPr>
                <w:rStyle w:val="Hyperlink"/>
                <w:rFonts w:cstheme="minorHAnsi"/>
                <w:noProof/>
              </w:rPr>
              <w:t>8</w:t>
            </w:r>
            <w:r w:rsidR="00E150DD" w:rsidRPr="00F3626C">
              <w:rPr>
                <w:rStyle w:val="Hyperlink"/>
                <w:rFonts w:cstheme="minorHAnsi"/>
                <w:noProof/>
              </w:rPr>
              <w:t>. References</w:t>
            </w:r>
            <w:r w:rsidR="00E150DD">
              <w:rPr>
                <w:noProof/>
                <w:webHidden/>
              </w:rPr>
              <w:tab/>
            </w:r>
            <w:r w:rsidR="00E150DD">
              <w:rPr>
                <w:noProof/>
                <w:webHidden/>
              </w:rPr>
              <w:fldChar w:fldCharType="begin"/>
            </w:r>
            <w:r w:rsidR="00E150DD">
              <w:rPr>
                <w:noProof/>
                <w:webHidden/>
              </w:rPr>
              <w:instrText xml:space="preserve"> PAGEREF _Toc92120937 \h </w:instrText>
            </w:r>
            <w:r w:rsidR="00E150DD">
              <w:rPr>
                <w:noProof/>
                <w:webHidden/>
              </w:rPr>
            </w:r>
            <w:r w:rsidR="00E150DD">
              <w:rPr>
                <w:noProof/>
                <w:webHidden/>
              </w:rPr>
              <w:fldChar w:fldCharType="separate"/>
            </w:r>
            <w:r w:rsidR="00130BAB">
              <w:rPr>
                <w:noProof/>
                <w:webHidden/>
              </w:rPr>
              <w:t>30</w:t>
            </w:r>
            <w:r w:rsidR="00E150DD">
              <w:rPr>
                <w:noProof/>
                <w:webHidden/>
              </w:rPr>
              <w:fldChar w:fldCharType="end"/>
            </w:r>
          </w:hyperlink>
        </w:p>
        <w:p w14:paraId="11F8F551" w14:textId="77777777" w:rsidR="00130BAB" w:rsidRDefault="00B16ECF" w:rsidP="00B57A9F">
          <w:pPr>
            <w:rPr>
              <w:b/>
              <w:bCs/>
              <w:noProof/>
            </w:rPr>
          </w:pPr>
          <w:r>
            <w:rPr>
              <w:b/>
              <w:bCs/>
              <w:noProof/>
            </w:rPr>
            <w:fldChar w:fldCharType="end"/>
          </w:r>
        </w:p>
      </w:sdtContent>
    </w:sdt>
    <w:p w14:paraId="1BFF35B3" w14:textId="327D74DC" w:rsidR="00B57A9F" w:rsidRDefault="002801B3" w:rsidP="00B57A9F">
      <w:r>
        <w:br w:type="page"/>
      </w:r>
    </w:p>
    <w:p w14:paraId="171341AC" w14:textId="0151ACB3" w:rsidR="00214E98" w:rsidRPr="00BD0B06" w:rsidRDefault="00214E98" w:rsidP="00A73165">
      <w:pPr>
        <w:pStyle w:val="Heading2"/>
        <w:rPr>
          <w:rFonts w:asciiTheme="minorHAnsi" w:hAnsiTheme="minorHAnsi" w:cstheme="minorHAnsi"/>
        </w:rPr>
      </w:pPr>
      <w:bookmarkStart w:id="4" w:name="_Toc92120912"/>
      <w:r w:rsidRPr="00BD0B06">
        <w:rPr>
          <w:rFonts w:asciiTheme="minorHAnsi" w:hAnsiTheme="minorHAnsi" w:cstheme="minorHAnsi"/>
        </w:rPr>
        <w:lastRenderedPageBreak/>
        <w:t>1. History of Molten Fluoride Salt Purification</w:t>
      </w:r>
      <w:bookmarkEnd w:id="4"/>
    </w:p>
    <w:p w14:paraId="0BD1CB90" w14:textId="77777777" w:rsidR="00785949" w:rsidRDefault="00214E98" w:rsidP="007976B9">
      <w:pPr>
        <w:rPr>
          <w:rFonts w:cstheme="minorHAnsi"/>
        </w:rPr>
      </w:pPr>
      <w:r w:rsidRPr="00BD0B06">
        <w:rPr>
          <w:rFonts w:cstheme="minorHAnsi"/>
        </w:rPr>
        <w:t xml:space="preserve">The concept of using molten fluoride salt loops has existed since at least the late 1940s, and the first </w:t>
      </w:r>
      <w:r w:rsidR="001B5300" w:rsidRPr="00BD0B06">
        <w:rPr>
          <w:rFonts w:cstheme="minorHAnsi"/>
        </w:rPr>
        <w:t xml:space="preserve">experiments conducted toward building one were performed as part of the Aircraft </w:t>
      </w:r>
      <w:r w:rsidR="004E39A8" w:rsidRPr="00BD0B06">
        <w:rPr>
          <w:rFonts w:cstheme="minorHAnsi"/>
        </w:rPr>
        <w:t xml:space="preserve">Reactor Experiment </w:t>
      </w:r>
      <w:r w:rsidR="001B5300" w:rsidRPr="00BD0B06">
        <w:rPr>
          <w:rFonts w:cstheme="minorHAnsi"/>
        </w:rPr>
        <w:t>(A</w:t>
      </w:r>
      <w:r w:rsidR="004E39A8" w:rsidRPr="00BD0B06">
        <w:rPr>
          <w:rFonts w:cstheme="minorHAnsi"/>
        </w:rPr>
        <w:t>RE</w:t>
      </w:r>
      <w:r w:rsidR="001B5300" w:rsidRPr="00BD0B06">
        <w:rPr>
          <w:rFonts w:cstheme="minorHAnsi"/>
        </w:rPr>
        <w:t>) at Oak Ridge National Lab starting in 1949</w:t>
      </w:r>
      <w:r w:rsidR="000E14B8" w:rsidRPr="00BD0B06">
        <w:rPr>
          <w:rFonts w:cstheme="minorHAnsi"/>
        </w:rPr>
        <w:t>, practically ending in 1957,</w:t>
      </w:r>
      <w:r w:rsidR="001B5300" w:rsidRPr="00BD0B06">
        <w:rPr>
          <w:rFonts w:cstheme="minorHAnsi"/>
        </w:rPr>
        <w:t xml:space="preserve"> and </w:t>
      </w:r>
      <w:r w:rsidR="000E14B8" w:rsidRPr="00BD0B06">
        <w:rPr>
          <w:rFonts w:cstheme="minorHAnsi"/>
        </w:rPr>
        <w:t xml:space="preserve">officially </w:t>
      </w:r>
      <w:r w:rsidR="001B5300" w:rsidRPr="00BD0B06">
        <w:rPr>
          <w:rFonts w:cstheme="minorHAnsi"/>
        </w:rPr>
        <w:t>concluding in 19</w:t>
      </w:r>
      <w:r w:rsidR="00E26BC5" w:rsidRPr="00BD0B06">
        <w:rPr>
          <w:rFonts w:cstheme="minorHAnsi"/>
        </w:rPr>
        <w:t>61</w:t>
      </w:r>
      <w:r w:rsidR="001B5300" w:rsidRPr="00BD0B06">
        <w:rPr>
          <w:rFonts w:cstheme="minorHAnsi"/>
        </w:rPr>
        <w:t>.</w:t>
      </w:r>
    </w:p>
    <w:p w14:paraId="355AEFB2" w14:textId="49CE538D" w:rsidR="00214E98" w:rsidRPr="00BD0B06" w:rsidRDefault="001B5300" w:rsidP="007976B9">
      <w:pPr>
        <w:rPr>
          <w:rFonts w:cstheme="minorHAnsi"/>
        </w:rPr>
      </w:pPr>
      <w:bookmarkStart w:id="5" w:name="_Hlk147156106"/>
      <w:r w:rsidRPr="00BD0B06">
        <w:rPr>
          <w:rFonts w:cstheme="minorHAnsi"/>
        </w:rPr>
        <w:t xml:space="preserve">In 1952, </w:t>
      </w:r>
      <w:r w:rsidR="00B34EAA" w:rsidRPr="00BD0B06">
        <w:rPr>
          <w:rFonts w:cstheme="minorHAnsi"/>
        </w:rPr>
        <w:t>A</w:t>
      </w:r>
      <w:r w:rsidR="004E39A8" w:rsidRPr="00BD0B06">
        <w:rPr>
          <w:rFonts w:cstheme="minorHAnsi"/>
        </w:rPr>
        <w:t>RE</w:t>
      </w:r>
      <w:r w:rsidRPr="00BD0B06">
        <w:rPr>
          <w:rFonts w:cstheme="minorHAnsi"/>
        </w:rPr>
        <w:t xml:space="preserve"> workers decided that the fluoride compounds purchased to create experimental molten fluoride salt eutectics were of an unacceptable level of purity, as oxide impurities in the salt were causing a sludge to form as experiments proceeded which clogged pipes </w:t>
      </w:r>
      <w:r w:rsidRPr="00BD0B06">
        <w:rPr>
          <w:rFonts w:cstheme="minorHAnsi"/>
        </w:rPr>
        <w:fldChar w:fldCharType="begin"/>
      </w:r>
      <w:r w:rsidR="00AF4E58">
        <w:rPr>
          <w:rFonts w:cstheme="minorHAnsi"/>
        </w:rPr>
        <w:instrText xml:space="preserve"> ADDIN ZOTERO_ITEM CSL_CITATION {"citationID":"1MbFPERz","properties":{"formattedCitation":"[1]","plainCitation":"[1]","noteIndex":0},"citationItems":[{"id":97,"uris":["http://zotero.org/users/8315333/items/IB3SRJCV",["http://zotero.org/users/8315333/items/IB3SRJCV"]],"itemData":{"id":97,"type":"report","collection-title":"Aircraft Nuclear Propulsion Project Quarterly Progress Report","genre":"Progress Report","language":"en","number":"ORNL-1227","page":"106-107","publisher":"Oak Ridge National Lab","title":"Aircraft Nuclear Propulsion Project Quarterly Progress Report for Period Ending March 10, 1952","URL":"https://github.com/openmsr/msr-archive/blob/master/docs/ORNL-1227.pdf","author":[{"family":"Briant","given":"R. C."},{"family":"Miller","given":"A. J."}],"collection-editor":[{"family":"Cottrell","given":"W.B."}],"issued":{"date-parts":[["1952",3,10]]}}}],"schema":"https://github.com/citation-style-language/schema/raw/master/csl-citation.json"} </w:instrText>
      </w:r>
      <w:r w:rsidRPr="00BD0B06">
        <w:rPr>
          <w:rFonts w:cstheme="minorHAnsi"/>
        </w:rPr>
        <w:fldChar w:fldCharType="separate"/>
      </w:r>
      <w:r w:rsidRPr="00BD0B06">
        <w:rPr>
          <w:rFonts w:cstheme="minorHAnsi"/>
        </w:rPr>
        <w:t>[1]</w:t>
      </w:r>
      <w:r w:rsidRPr="00BD0B06">
        <w:rPr>
          <w:rFonts w:cstheme="minorHAnsi"/>
        </w:rPr>
        <w:fldChar w:fldCharType="end"/>
      </w:r>
      <w:r w:rsidRPr="00BD0B06">
        <w:rPr>
          <w:rFonts w:cstheme="minorHAnsi"/>
        </w:rPr>
        <w:t>. An initial proposed purification process consisted of heating the salt mix to 600</w:t>
      </w:r>
      <w:r w:rsidR="00B835BA">
        <w:rPr>
          <w:rFonts w:cstheme="minorHAnsi"/>
        </w:rPr>
        <w:t>°</w:t>
      </w:r>
      <w:r w:rsidRPr="00BD0B06">
        <w:rPr>
          <w:rFonts w:cstheme="minorHAnsi"/>
        </w:rPr>
        <w:t>C under vacuum to remove any water from the system, followed by a hydrogen</w:t>
      </w:r>
      <w:r w:rsidR="00720172" w:rsidRPr="00BD0B06">
        <w:rPr>
          <w:rFonts w:cstheme="minorHAnsi"/>
        </w:rPr>
        <w:t xml:space="preserve"> gas (H</w:t>
      </w:r>
      <w:r w:rsidR="00720172" w:rsidRPr="00BD0B06">
        <w:rPr>
          <w:rFonts w:cstheme="minorHAnsi"/>
          <w:vertAlign w:val="subscript"/>
        </w:rPr>
        <w:t>2</w:t>
      </w:r>
      <w:r w:rsidR="00720172" w:rsidRPr="00BD0B06">
        <w:rPr>
          <w:rFonts w:cstheme="minorHAnsi"/>
        </w:rPr>
        <w:t>)</w:t>
      </w:r>
      <w:r w:rsidRPr="00BD0B06">
        <w:rPr>
          <w:rFonts w:cstheme="minorHAnsi"/>
        </w:rPr>
        <w:t xml:space="preserve"> sparge at temperature to remove excess fluorine from the system </w:t>
      </w:r>
      <w:r w:rsidRPr="00BD0B06">
        <w:rPr>
          <w:rFonts w:cstheme="minorHAnsi"/>
        </w:rPr>
        <w:fldChar w:fldCharType="begin"/>
      </w:r>
      <w:r w:rsidR="00AF4E58">
        <w:rPr>
          <w:rFonts w:cstheme="minorHAnsi"/>
        </w:rPr>
        <w:instrText xml:space="preserve"> ADDIN ZOTERO_ITEM CSL_CITATION {"citationID":"BvKwNFUk","properties":{"formattedCitation":"[1]","plainCitation":"[1]","noteIndex":0},"citationItems":[{"id":97,"uris":["http://zotero.org/users/8315333/items/IB3SRJCV",["http://zotero.org/users/8315333/items/IB3SRJCV"]],"itemData":{"id":97,"type":"report","collection-title":"Aircraft Nuclear Propulsion Project Quarterly Progress Report","genre":"Progress Report","language":"en","number":"ORNL-1227","page":"106-107","publisher":"Oak Ridge National Lab","title":"Aircraft Nuclear Propulsion Project Quarterly Progress Report for Period Ending March 10, 1952","URL":"https://github.com/openmsr/msr-archive/blob/master/docs/ORNL-1227.pdf","author":[{"family":"Briant","given":"R. C."},{"family":"Miller","given":"A. J."}],"collection-editor":[{"family":"Cottrell","given":"W.B."}],"issued":{"date-parts":[["1952",3,10]]}}}],"schema":"https://github.com/citation-style-language/schema/raw/master/csl-citation.json"} </w:instrText>
      </w:r>
      <w:r w:rsidRPr="00BD0B06">
        <w:rPr>
          <w:rFonts w:cstheme="minorHAnsi"/>
        </w:rPr>
        <w:fldChar w:fldCharType="separate"/>
      </w:r>
      <w:r w:rsidRPr="00BD0B06">
        <w:rPr>
          <w:rFonts w:cstheme="minorHAnsi"/>
        </w:rPr>
        <w:t>[1]</w:t>
      </w:r>
      <w:r w:rsidRPr="00BD0B06">
        <w:rPr>
          <w:rFonts w:cstheme="minorHAnsi"/>
        </w:rPr>
        <w:fldChar w:fldCharType="end"/>
      </w:r>
      <w:r w:rsidRPr="00BD0B06">
        <w:rPr>
          <w:rFonts w:cstheme="minorHAnsi"/>
        </w:rPr>
        <w:t>.</w:t>
      </w:r>
      <w:r w:rsidR="00E26BC5" w:rsidRPr="00BD0B06">
        <w:rPr>
          <w:rFonts w:cstheme="minorHAnsi"/>
        </w:rPr>
        <w:t xml:space="preserve"> Later that same year, they discovered that a lab scale process of treating the salt with an HF-H</w:t>
      </w:r>
      <w:r w:rsidR="00E26BC5" w:rsidRPr="00BD0B06">
        <w:rPr>
          <w:rFonts w:cstheme="minorHAnsi"/>
          <w:vertAlign w:val="subscript"/>
        </w:rPr>
        <w:t>2</w:t>
      </w:r>
      <w:r w:rsidR="00E26BC5" w:rsidRPr="00BD0B06">
        <w:rPr>
          <w:rFonts w:cstheme="minorHAnsi"/>
        </w:rPr>
        <w:t xml:space="preserve"> atmosphere could be scaled up and applied to reduce the level of sulfur contaminants in the salt to acceptable </w:t>
      </w:r>
      <w:r w:rsidR="00E26BC5" w:rsidRPr="00BD0B06">
        <w:rPr>
          <w:rFonts w:cstheme="minorHAnsi"/>
        </w:rPr>
        <w:fldChar w:fldCharType="begin"/>
      </w:r>
      <w:r w:rsidR="00AF4E58">
        <w:rPr>
          <w:rFonts w:cstheme="minorHAnsi"/>
        </w:rPr>
        <w:instrText xml:space="preserve"> ADDIN ZOTERO_ITEM CSL_CITATION {"citationID":"ic8K0DuU","properties":{"formattedCitation":"[2]","plainCitation":"[2]","noteIndex":0},"citationItems":[{"id":99,"uris":["http://zotero.org/users/8315333/items/LT9D4CP4",["http://zotero.org/users/8315333/items/LT9D4CP4"]],"itemData":{"id":99,"type":"report","collection-title":"Aircraft Nuclear Propulsion Project Quarterly Progress Report","genre":"Progress Report","language":"en","number":"ORNL-1294","page":"97-99","publisher":"Oak Ridge National Lab","source":"Zotero","title":"Aircraft Nuclear Propulsion Project quarterly progress report for period ending June 10, 1952","URL":"https://github.com/openmsr/msr-archive/blob/master/docs/ORNL-1294.pdf","author":[{"family":"Briant","given":"R. C."},{"family":"Buck","given":"J. H."},{"family":"Miller","given":"A. J."}],"collection-editor":[{"family":"Cottrell","given":"W.B."}],"issued":{"date-parts":[["1952",6,10]]}}}],"schema":"https://github.com/citation-style-language/schema/raw/master/csl-citation.json"} </w:instrText>
      </w:r>
      <w:r w:rsidR="00E26BC5" w:rsidRPr="00BD0B06">
        <w:rPr>
          <w:rFonts w:cstheme="minorHAnsi"/>
        </w:rPr>
        <w:fldChar w:fldCharType="separate"/>
      </w:r>
      <w:r w:rsidR="00E26BC5" w:rsidRPr="00BD0B06">
        <w:rPr>
          <w:rFonts w:cstheme="minorHAnsi"/>
        </w:rPr>
        <w:t>[2]</w:t>
      </w:r>
      <w:r w:rsidR="00E26BC5" w:rsidRPr="00BD0B06">
        <w:rPr>
          <w:rFonts w:cstheme="minorHAnsi"/>
        </w:rPr>
        <w:fldChar w:fldCharType="end"/>
      </w:r>
      <w:r w:rsidR="00E26BC5" w:rsidRPr="00BD0B06">
        <w:rPr>
          <w:rFonts w:cstheme="minorHAnsi"/>
        </w:rPr>
        <w:t xml:space="preserve">. This process would later be refined extended to also remove most oxide contaminants present in the salt, creating the method of purification through hydrofluorination that will be described in more detail in Section 4.1. </w:t>
      </w:r>
      <w:r w:rsidR="004F35F0" w:rsidRPr="00BD0B06">
        <w:rPr>
          <w:rFonts w:cstheme="minorHAnsi"/>
        </w:rPr>
        <w:t>Later that same year,</w:t>
      </w:r>
      <w:r w:rsidR="00C35796" w:rsidRPr="00BD0B06">
        <w:rPr>
          <w:rFonts w:cstheme="minorHAnsi"/>
        </w:rPr>
        <w:t xml:space="preserve"> it was discovered that adding reducing agents to the molten salt, long thought to only have deleterious effects, could actually help prevent corrosion, so long as an excessive amount was not added </w:t>
      </w:r>
      <w:r w:rsidR="00C35796" w:rsidRPr="00BD0B06">
        <w:rPr>
          <w:rFonts w:cstheme="minorHAnsi"/>
        </w:rPr>
        <w:fldChar w:fldCharType="begin"/>
      </w:r>
      <w:r w:rsidR="00AF4E58">
        <w:rPr>
          <w:rFonts w:cstheme="minorHAnsi"/>
        </w:rPr>
        <w:instrText xml:space="preserve"> ADDIN ZOTERO_ITEM CSL_CITATION {"citationID":"7sziU2y1","properties":{"formattedCitation":"[3]","plainCitation":"[3]","noteIndex":0},"citationItems":[{"id":101,"uris":["http://zotero.org/users/8315333/items/ZYQH4FJD",["http://zotero.org/users/8315333/items/ZYQH4FJD"]],"itemData":{"id":101,"type":"report","collection-title":"Aircraft Nuclear Propulsion Project Quarterly Progress Report","language":"en","note":"DOI: 10.2172/1232654","number":"ORNL-1439","page":"ORNL-2221 Part 1-5, 1232654","publisher":"Oak Ridge National Lab","source":"DOI.org (Crossref)","title":"Aircraft Nuclear Propulsion Project Quarterly Progress Report for Period Ending December 31, 1952","URL":"http://www.osti.gov/servlets/purl/1232654/","author":[{"family":"Briant","given":"R. C."},{"family":"Buck","given":"J. H."},{"family":"Miller","given":"A. J."}],"collection-editor":[{"family":"Cottrell","given":"W.B."}],"accessed":{"date-parts":[["2021",8,22]]},"issued":{"date-parts":[["1953",1]]}}}],"schema":"https://github.com/citation-style-language/schema/raw/master/csl-citation.json"} </w:instrText>
      </w:r>
      <w:r w:rsidR="00C35796" w:rsidRPr="00BD0B06">
        <w:rPr>
          <w:rFonts w:cstheme="minorHAnsi"/>
        </w:rPr>
        <w:fldChar w:fldCharType="separate"/>
      </w:r>
      <w:r w:rsidR="00C35796" w:rsidRPr="00BD0B06">
        <w:rPr>
          <w:rFonts w:cstheme="minorHAnsi"/>
        </w:rPr>
        <w:t>[3]</w:t>
      </w:r>
      <w:r w:rsidR="00C35796" w:rsidRPr="00BD0B06">
        <w:rPr>
          <w:rFonts w:cstheme="minorHAnsi"/>
        </w:rPr>
        <w:fldChar w:fldCharType="end"/>
      </w:r>
      <w:r w:rsidR="00C35796" w:rsidRPr="00BD0B06">
        <w:rPr>
          <w:rFonts w:cstheme="minorHAnsi"/>
        </w:rPr>
        <w:t xml:space="preserve">. </w:t>
      </w:r>
      <w:r w:rsidR="001E788F" w:rsidRPr="00BD0B06">
        <w:rPr>
          <w:rFonts w:cstheme="minorHAnsi"/>
        </w:rPr>
        <w:t xml:space="preserve">It was also discovered that a longer purification process and an additional step involving sparging with pure hydrogen gas could be used to </w:t>
      </w:r>
      <w:r w:rsidR="00C02A30" w:rsidRPr="00BD0B06">
        <w:rPr>
          <w:rFonts w:cstheme="minorHAnsi"/>
        </w:rPr>
        <w:t xml:space="preserve">further </w:t>
      </w:r>
      <w:r w:rsidR="001E788F" w:rsidRPr="00BD0B06">
        <w:rPr>
          <w:rFonts w:cstheme="minorHAnsi"/>
        </w:rPr>
        <w:t xml:space="preserve">reduce corrosion </w:t>
      </w:r>
      <w:r w:rsidR="001E788F" w:rsidRPr="00BD0B06">
        <w:rPr>
          <w:rFonts w:cstheme="minorHAnsi"/>
        </w:rPr>
        <w:fldChar w:fldCharType="begin"/>
      </w:r>
      <w:r w:rsidR="00AF4E58">
        <w:rPr>
          <w:rFonts w:cstheme="minorHAnsi"/>
        </w:rPr>
        <w:instrText xml:space="preserve"> ADDIN ZOTERO_ITEM CSL_CITATION {"citationID":"60hp7eua","properties":{"formattedCitation":"[3]","plainCitation":"[3]","noteIndex":0},"citationItems":[{"id":101,"uris":["http://zotero.org/users/8315333/items/ZYQH4FJD",["http://zotero.org/users/8315333/items/ZYQH4FJD"]],"itemData":{"id":101,"type":"report","collection-title":"Aircraft Nuclear Propulsion Project Quarterly Progress Report","language":"en","note":"DOI: 10.2172/1232654","number":"ORNL-1439","page":"ORNL-2221 Part 1-5, 1232654","publisher":"Oak Ridge National Lab","source":"DOI.org (Crossref)","title":"Aircraft Nuclear Propulsion Project Quarterly Progress Report for Period Ending December 31, 1952","URL":"http://www.osti.gov/servlets/purl/1232654/","author":[{"family":"Briant","given":"R. C."},{"family":"Buck","given":"J. H."},{"family":"Miller","given":"A. J."}],"collection-editor":[{"family":"Cottrell","given":"W.B."}],"accessed":{"date-parts":[["2021",8,22]]},"issued":{"date-parts":[["1953",1]]}}}],"schema":"https://github.com/citation-style-language/schema/raw/master/csl-citation.json"} </w:instrText>
      </w:r>
      <w:r w:rsidR="001E788F" w:rsidRPr="00BD0B06">
        <w:rPr>
          <w:rFonts w:cstheme="minorHAnsi"/>
        </w:rPr>
        <w:fldChar w:fldCharType="separate"/>
      </w:r>
      <w:r w:rsidR="00C02A30" w:rsidRPr="00BD0B06">
        <w:rPr>
          <w:rFonts w:cstheme="minorHAnsi"/>
        </w:rPr>
        <w:t>[3]</w:t>
      </w:r>
      <w:r w:rsidR="001E788F" w:rsidRPr="00BD0B06">
        <w:rPr>
          <w:rFonts w:cstheme="minorHAnsi"/>
        </w:rPr>
        <w:fldChar w:fldCharType="end"/>
      </w:r>
      <w:r w:rsidR="001E788F" w:rsidRPr="00BD0B06">
        <w:rPr>
          <w:rFonts w:cstheme="minorHAnsi"/>
        </w:rPr>
        <w:t>.</w:t>
      </w:r>
      <w:r w:rsidR="004F35F0" w:rsidRPr="00BD0B06">
        <w:rPr>
          <w:rFonts w:cstheme="minorHAnsi"/>
        </w:rPr>
        <w:t xml:space="preserve"> In 1953 it was found that the hydrogen sparg</w:t>
      </w:r>
      <w:r w:rsidR="009B5A97" w:rsidRPr="00BD0B06">
        <w:rPr>
          <w:rFonts w:cstheme="minorHAnsi"/>
        </w:rPr>
        <w:t xml:space="preserve">e was reducing corrosion by reducing metals dissolved in the mix during fluorination to their metallic state and removing excess fluorine from the system </w:t>
      </w:r>
      <w:r w:rsidR="009B5A97" w:rsidRPr="00BD0B06">
        <w:rPr>
          <w:rFonts w:cstheme="minorHAnsi"/>
        </w:rPr>
        <w:fldChar w:fldCharType="begin"/>
      </w:r>
      <w:r w:rsidR="00AF4E58">
        <w:rPr>
          <w:rFonts w:cstheme="minorHAnsi"/>
        </w:rPr>
        <w:instrText xml:space="preserve"> ADDIN ZOTERO_ITEM CSL_CITATION {"citationID":"sof8k4iH","properties":{"formattedCitation":"[4]","plainCitation":"[4]","noteIndex":0},"citationItems":[{"id":103,"uris":["http://zotero.org/users/8315333/items/YSGQVHPU",["http://zotero.org/users/8315333/items/YSGQVHPU"]],"itemData":{"id":103,"type":"report","collection-title":"Aircraft Nuclear Propulsion Project Quarterly Progress Report","genre":"Progress Report","language":"en","number":"ORNL-1515","publisher":"Oak Ridge National Lab","title":"Aircraft Nuclear Propulsion Project quarterly progress report for period ending March 10, 1953","URL":"https://github.com/openmsr/msr-archive/blob/master/docs/ORNL-1515.pdf","author":[{"family":"Briant","given":"R. C."},{"family":"Buck","given":"J. H."},{"family":"Miller","given":"A. J."}],"collection-editor":[{"family":"Cottrell","given":"W. B."}],"issued":{"date-parts":[["1953",4,8]]}}}],"schema":"https://github.com/citation-style-language/schema/raw/master/csl-citation.json"} </w:instrText>
      </w:r>
      <w:r w:rsidR="009B5A97" w:rsidRPr="00BD0B06">
        <w:rPr>
          <w:rFonts w:cstheme="minorHAnsi"/>
        </w:rPr>
        <w:fldChar w:fldCharType="separate"/>
      </w:r>
      <w:r w:rsidR="009B5A97" w:rsidRPr="00BD0B06">
        <w:rPr>
          <w:rFonts w:cstheme="minorHAnsi"/>
        </w:rPr>
        <w:t>[4]</w:t>
      </w:r>
      <w:r w:rsidR="009B5A97" w:rsidRPr="00BD0B06">
        <w:rPr>
          <w:rFonts w:cstheme="minorHAnsi"/>
        </w:rPr>
        <w:fldChar w:fldCharType="end"/>
      </w:r>
      <w:r w:rsidR="009B5A97" w:rsidRPr="00BD0B06">
        <w:rPr>
          <w:rFonts w:cstheme="minorHAnsi"/>
        </w:rPr>
        <w:t>.</w:t>
      </w:r>
      <w:r w:rsidR="008D3A33" w:rsidRPr="00BD0B06">
        <w:rPr>
          <w:rFonts w:cstheme="minorHAnsi"/>
        </w:rPr>
        <w:t xml:space="preserve"> In 1954 it was found that of these metals, nickel would reduce out quickly by hydrogen sparging while iron and chromium would be rate limiting and that the presence of these metals in in a molten salt solution could cause UF</w:t>
      </w:r>
      <w:r w:rsidR="008D3A33" w:rsidRPr="00BD0B06">
        <w:rPr>
          <w:rFonts w:cstheme="minorHAnsi"/>
          <w:vertAlign w:val="subscript"/>
        </w:rPr>
        <w:t>4</w:t>
      </w:r>
      <w:r w:rsidR="008D3A33" w:rsidRPr="00BD0B06">
        <w:rPr>
          <w:rFonts w:cstheme="minorHAnsi"/>
        </w:rPr>
        <w:t xml:space="preserve"> from fuel to be reduced to UF</w:t>
      </w:r>
      <w:r w:rsidR="008D3A33" w:rsidRPr="00BD0B06">
        <w:rPr>
          <w:rFonts w:cstheme="minorHAnsi"/>
          <w:vertAlign w:val="subscript"/>
        </w:rPr>
        <w:t>3</w:t>
      </w:r>
      <w:r w:rsidR="004115CE" w:rsidRPr="00BD0B06">
        <w:rPr>
          <w:rFonts w:cstheme="minorHAnsi"/>
        </w:rPr>
        <w:t xml:space="preserve"> </w:t>
      </w:r>
      <w:r w:rsidR="004115CE" w:rsidRPr="00BD0B06">
        <w:rPr>
          <w:rFonts w:cstheme="minorHAnsi"/>
        </w:rPr>
        <w:fldChar w:fldCharType="begin"/>
      </w:r>
      <w:r w:rsidR="00AF4E58">
        <w:rPr>
          <w:rFonts w:cstheme="minorHAnsi"/>
        </w:rPr>
        <w:instrText xml:space="preserve"> ADDIN ZOTERO_ITEM CSL_CITATION {"citationID":"068nBnwb","properties":{"formattedCitation":"[5]","plainCitation":"[5]","noteIndex":0},"citationItems":[{"id":105,"uris":["http://zotero.org/users/8315333/items/CT8S8TMS",["http://zotero.org/users/8315333/items/CT8S8TMS"]],"itemData":{"id":105,"type":"report","collection-title":"Aircraft Nuclear Propulsion Project Quarterly Progress Report","genre":"Progress Report","language":"en","number":"ORNL-1816","publisher":"Oak Ridge National Lab","title":"Aircraft Nuclear Propulsion Project Quarterly Progress Report for Period Ending December 10, 1954","URL":"https://github.com/openmsr/msr-archive/blob/master/docs/ORNL-1816.pdf","author":[{"family":"Jordan","given":"W. H."},{"family":"Cromer","given":"S. J."},{"family":"Strough","given":"R. I."},{"family":"Miller","given":"A. J."}],"collection-editor":[{"family":"Savolainen","given":"A. W."}],"issued":{"date-parts":[["1955",1,21]]}}}],"schema":"https://github.com/citation-style-language/schema/raw/master/csl-citation.json"} </w:instrText>
      </w:r>
      <w:r w:rsidR="004115CE" w:rsidRPr="00BD0B06">
        <w:rPr>
          <w:rFonts w:cstheme="minorHAnsi"/>
        </w:rPr>
        <w:fldChar w:fldCharType="separate"/>
      </w:r>
      <w:r w:rsidR="004115CE" w:rsidRPr="00BD0B06">
        <w:rPr>
          <w:rFonts w:cstheme="minorHAnsi"/>
        </w:rPr>
        <w:t>[5]</w:t>
      </w:r>
      <w:r w:rsidR="004115CE" w:rsidRPr="00BD0B06">
        <w:rPr>
          <w:rFonts w:cstheme="minorHAnsi"/>
        </w:rPr>
        <w:fldChar w:fldCharType="end"/>
      </w:r>
      <w:r w:rsidR="008D3A33" w:rsidRPr="00BD0B06">
        <w:rPr>
          <w:rFonts w:cstheme="minorHAnsi"/>
        </w:rPr>
        <w:t>.</w:t>
      </w:r>
      <w:r w:rsidR="004115CE" w:rsidRPr="00BD0B06">
        <w:rPr>
          <w:rFonts w:cstheme="minorHAnsi"/>
        </w:rPr>
        <w:t xml:space="preserve"> This is also around the time they started experimenting with electro</w:t>
      </w:r>
      <w:r w:rsidR="00DB2516" w:rsidRPr="00BD0B06">
        <w:rPr>
          <w:rFonts w:cstheme="minorHAnsi"/>
        </w:rPr>
        <w:t xml:space="preserve">lytic </w:t>
      </w:r>
      <w:r w:rsidR="004115CE" w:rsidRPr="00BD0B06">
        <w:rPr>
          <w:rFonts w:cstheme="minorHAnsi"/>
        </w:rPr>
        <w:t xml:space="preserve">means of purifying the salt </w:t>
      </w:r>
      <w:r w:rsidR="004115CE" w:rsidRPr="00BD0B06">
        <w:rPr>
          <w:rFonts w:cstheme="minorHAnsi"/>
        </w:rPr>
        <w:fldChar w:fldCharType="begin"/>
      </w:r>
      <w:r w:rsidR="00AF4E58">
        <w:rPr>
          <w:rFonts w:cstheme="minorHAnsi"/>
        </w:rPr>
        <w:instrText xml:space="preserve"> ADDIN ZOTERO_ITEM CSL_CITATION {"citationID":"8rnEzWmx","properties":{"formattedCitation":"[5]","plainCitation":"[5]","noteIndex":0},"citationItems":[{"id":105,"uris":["http://zotero.org/users/8315333/items/CT8S8TMS",["http://zotero.org/users/8315333/items/CT8S8TMS"]],"itemData":{"id":105,"type":"report","collection-title":"Aircraft Nuclear Propulsion Project Quarterly Progress Report","genre":"Progress Report","language":"en","number":"ORNL-1816","publisher":"Oak Ridge National Lab","title":"Aircraft Nuclear Propulsion Project Quarterly Progress Report for Period Ending December 10, 1954","URL":"https://github.com/openmsr/msr-archive/blob/master/docs/ORNL-1816.pdf","author":[{"family":"Jordan","given":"W. H."},{"family":"Cromer","given":"S. J."},{"family":"Strough","given":"R. I."},{"family":"Miller","given":"A. J."}],"collection-editor":[{"family":"Savolainen","given":"A. W."}],"issued":{"date-parts":[["1955",1,21]]}}}],"schema":"https://github.com/citation-style-language/schema/raw/master/csl-citation.json"} </w:instrText>
      </w:r>
      <w:r w:rsidR="004115CE" w:rsidRPr="00BD0B06">
        <w:rPr>
          <w:rFonts w:cstheme="minorHAnsi"/>
        </w:rPr>
        <w:fldChar w:fldCharType="separate"/>
      </w:r>
      <w:r w:rsidR="004115CE" w:rsidRPr="00BD0B06">
        <w:rPr>
          <w:rFonts w:cstheme="minorHAnsi"/>
        </w:rPr>
        <w:t>[5]</w:t>
      </w:r>
      <w:r w:rsidR="004115CE" w:rsidRPr="00BD0B06">
        <w:rPr>
          <w:rFonts w:cstheme="minorHAnsi"/>
        </w:rPr>
        <w:fldChar w:fldCharType="end"/>
      </w:r>
      <w:r w:rsidR="004115CE" w:rsidRPr="00BD0B06">
        <w:rPr>
          <w:rFonts w:cstheme="minorHAnsi"/>
        </w:rPr>
        <w:t>.</w:t>
      </w:r>
      <w:r w:rsidR="008D3A33" w:rsidRPr="00BD0B06">
        <w:rPr>
          <w:rFonts w:cstheme="minorHAnsi"/>
        </w:rPr>
        <w:t xml:space="preserve"> </w:t>
      </w:r>
      <w:r w:rsidR="0062471D" w:rsidRPr="00BD0B06">
        <w:rPr>
          <w:rFonts w:cstheme="minorHAnsi"/>
        </w:rPr>
        <w:t xml:space="preserve">In 1955 it was discovered that hydrogen sparging alone would not reduce out appreciable concentrations of chromium at a practical rate and that reducing agents would need to be added </w:t>
      </w:r>
      <w:r w:rsidR="0062471D" w:rsidRPr="00BD0B06">
        <w:rPr>
          <w:rFonts w:cstheme="minorHAnsi"/>
        </w:rPr>
        <w:fldChar w:fldCharType="begin"/>
      </w:r>
      <w:r w:rsidR="00AF4E58">
        <w:rPr>
          <w:rFonts w:cstheme="minorHAnsi"/>
        </w:rPr>
        <w:instrText xml:space="preserve"> ADDIN ZOTERO_ITEM CSL_CITATION {"citationID":"49GfDS58","properties":{"formattedCitation":"[6]","plainCitation":"[6]","noteIndex":0},"citationItems":[{"id":107,"uris":["http://zotero.org/users/8315333/items/QQL3GZK7",["http://zotero.org/users/8315333/items/QQL3GZK7"]],"itemData":{"id":107,"type":"report","collection-title":"Aircraft Nuclear Propulsion Project Quarterly Progress Report","genre":"Progress Report","language":"en","number":"ORNL-1947","publisher":"Oak Ridge National Lab","title":"Aircraft Nuclear Propulsion Project Quarterly Progress Report for Period Ending September 10, 1955","URL":"https://github.com/openmsr/msr-archive/blob/master/docs/ORNL-1947.pdf","author":[{"family":"Jordan","given":"W. H."},{"family":"Strough","given":"R. I."},{"family":"Cromer","given":"S. J."},{"family":"Miller","given":"A. J."}],"collection-editor":[{"family":"Savolainen","given":"A. W."}],"issued":{"date-parts":[["1955",10,26]]}}}],"schema":"https://github.com/citation-style-language/schema/raw/master/csl-citation.json"} </w:instrText>
      </w:r>
      <w:r w:rsidR="0062471D" w:rsidRPr="00BD0B06">
        <w:rPr>
          <w:rFonts w:cstheme="minorHAnsi"/>
        </w:rPr>
        <w:fldChar w:fldCharType="separate"/>
      </w:r>
      <w:r w:rsidR="0062471D" w:rsidRPr="00BD0B06">
        <w:rPr>
          <w:rFonts w:cstheme="minorHAnsi"/>
        </w:rPr>
        <w:t>[6]</w:t>
      </w:r>
      <w:r w:rsidR="0062471D" w:rsidRPr="00BD0B06">
        <w:rPr>
          <w:rFonts w:cstheme="minorHAnsi"/>
        </w:rPr>
        <w:fldChar w:fldCharType="end"/>
      </w:r>
      <w:r w:rsidR="0062471D" w:rsidRPr="00BD0B06">
        <w:rPr>
          <w:rFonts w:cstheme="minorHAnsi"/>
        </w:rPr>
        <w:t>.</w:t>
      </w:r>
      <w:r w:rsidR="00331FCD" w:rsidRPr="00BD0B06">
        <w:rPr>
          <w:rFonts w:cstheme="minorHAnsi"/>
        </w:rPr>
        <w:t xml:space="preserve"> A new type of reaction vessel utilizing copper lined stainless steel in place of nickel was also put into use in order to scale up salt production </w:t>
      </w:r>
      <w:r w:rsidR="00331FCD" w:rsidRPr="00BD0B06">
        <w:rPr>
          <w:rFonts w:cstheme="minorHAnsi"/>
        </w:rPr>
        <w:fldChar w:fldCharType="begin"/>
      </w:r>
      <w:r w:rsidR="00AF4E58">
        <w:rPr>
          <w:rFonts w:cstheme="minorHAnsi"/>
        </w:rPr>
        <w:instrText xml:space="preserve"> ADDIN ZOTERO_ITEM CSL_CITATION {"citationID":"JeHS94AJ","properties":{"formattedCitation":"[6]","plainCitation":"[6]","noteIndex":0},"citationItems":[{"id":107,"uris":["http://zotero.org/users/8315333/items/QQL3GZK7",["http://zotero.org/users/8315333/items/QQL3GZK7"]],"itemData":{"id":107,"type":"report","collection-title":"Aircraft Nuclear Propulsion Project Quarterly Progress Report","genre":"Progress Report","language":"en","number":"ORNL-1947","publisher":"Oak Ridge National Lab","title":"Aircraft Nuclear Propulsion Project Quarterly Progress Report for Period Ending September 10, 1955","URL":"https://github.com/openmsr/msr-archive/blob/master/docs/ORNL-1947.pdf","author":[{"family":"Jordan","given":"W. H."},{"family":"Strough","given":"R. I."},{"family":"Cromer","given":"S. J."},{"family":"Miller","given":"A. J."}],"collection-editor":[{"family":"Savolainen","given":"A. W."}],"issued":{"date-parts":[["1955",10,26]]}}}],"schema":"https://github.com/citation-style-language/schema/raw/master/csl-citation.json"} </w:instrText>
      </w:r>
      <w:r w:rsidR="00331FCD" w:rsidRPr="00BD0B06">
        <w:rPr>
          <w:rFonts w:cstheme="minorHAnsi"/>
        </w:rPr>
        <w:fldChar w:fldCharType="separate"/>
      </w:r>
      <w:r w:rsidR="00331FCD" w:rsidRPr="00BD0B06">
        <w:rPr>
          <w:rFonts w:cstheme="minorHAnsi"/>
        </w:rPr>
        <w:t>[6]</w:t>
      </w:r>
      <w:r w:rsidR="00331FCD" w:rsidRPr="00BD0B06">
        <w:rPr>
          <w:rFonts w:cstheme="minorHAnsi"/>
        </w:rPr>
        <w:fldChar w:fldCharType="end"/>
      </w:r>
      <w:r w:rsidR="00331FCD" w:rsidRPr="00BD0B06">
        <w:rPr>
          <w:rFonts w:cstheme="minorHAnsi"/>
        </w:rPr>
        <w:t xml:space="preserve">. </w:t>
      </w:r>
      <w:bookmarkEnd w:id="5"/>
    </w:p>
    <w:p w14:paraId="5614E748" w14:textId="77777777" w:rsidR="00981E96" w:rsidRDefault="00487459" w:rsidP="007976B9">
      <w:pPr>
        <w:rPr>
          <w:rFonts w:cstheme="minorHAnsi"/>
        </w:rPr>
      </w:pPr>
      <w:bookmarkStart w:id="6" w:name="_Hlk147156976"/>
      <w:r w:rsidRPr="00BD0B06">
        <w:rPr>
          <w:rFonts w:cstheme="minorHAnsi"/>
        </w:rPr>
        <w:t xml:space="preserve">The lessons learned from the initial years of the </w:t>
      </w:r>
      <w:r w:rsidR="004E39A8" w:rsidRPr="00BD0B06">
        <w:rPr>
          <w:rFonts w:cstheme="minorHAnsi"/>
        </w:rPr>
        <w:t>ARE</w:t>
      </w:r>
      <w:r w:rsidRPr="00BD0B06">
        <w:rPr>
          <w:rFonts w:cstheme="minorHAnsi"/>
        </w:rPr>
        <w:t xml:space="preserve"> were then taken into a new project known as the Molten Salt Reactor Experiment (MSRE) with a focus shifted towards conducting experiments directed at making a reactor for producing commercial power. This project, </w:t>
      </w:r>
      <w:r w:rsidR="00977762">
        <w:rPr>
          <w:rFonts w:cstheme="minorHAnsi"/>
        </w:rPr>
        <w:t>beginning in</w:t>
      </w:r>
      <w:r w:rsidRPr="00BD0B06">
        <w:rPr>
          <w:rFonts w:cstheme="minorHAnsi"/>
        </w:rPr>
        <w:t xml:space="preserve"> from 1957</w:t>
      </w:r>
      <w:r w:rsidR="00977762">
        <w:rPr>
          <w:rFonts w:cstheme="minorHAnsi"/>
        </w:rPr>
        <w:t>, starting operation fueled in 1965, concluding fueled operation in 1969, and continuing experiments until</w:t>
      </w:r>
      <w:r w:rsidRPr="00BD0B06">
        <w:rPr>
          <w:rFonts w:cstheme="minorHAnsi"/>
        </w:rPr>
        <w:t xml:space="preserve"> 19</w:t>
      </w:r>
      <w:r w:rsidR="008A0FE6">
        <w:rPr>
          <w:rFonts w:cstheme="minorHAnsi"/>
        </w:rPr>
        <w:t>75</w:t>
      </w:r>
      <w:r w:rsidRPr="00BD0B06">
        <w:rPr>
          <w:rFonts w:cstheme="minorHAnsi"/>
        </w:rPr>
        <w:t>, provided the largest single source of data for the performance, requirements, and behaviors of a commercial power plant scale molten salt loop.</w:t>
      </w:r>
      <w:r w:rsidR="003055F7" w:rsidRPr="00BD0B06">
        <w:rPr>
          <w:rFonts w:cstheme="minorHAnsi"/>
        </w:rPr>
        <w:t xml:space="preserve"> </w:t>
      </w:r>
    </w:p>
    <w:p w14:paraId="51966A11" w14:textId="3ECE06B7" w:rsidR="00487459" w:rsidRDefault="003055F7" w:rsidP="007976B9">
      <w:pPr>
        <w:rPr>
          <w:rFonts w:cstheme="minorHAnsi"/>
        </w:rPr>
      </w:pPr>
      <w:r w:rsidRPr="00BD0B06">
        <w:rPr>
          <w:rFonts w:cstheme="minorHAnsi"/>
        </w:rPr>
        <w:t>Beginning in 1957, it was noticed that the new salt chosen (Li</w:t>
      </w:r>
      <w:r w:rsidRPr="00BD0B06">
        <w:rPr>
          <w:rFonts w:cstheme="minorHAnsi"/>
          <w:vertAlign w:val="subscript"/>
        </w:rPr>
        <w:t>2</w:t>
      </w:r>
      <w:r w:rsidRPr="00BD0B06">
        <w:rPr>
          <w:rFonts w:cstheme="minorHAnsi"/>
        </w:rPr>
        <w:t>BeF</w:t>
      </w:r>
      <w:r w:rsidRPr="00BD0B06">
        <w:rPr>
          <w:rFonts w:cstheme="minorHAnsi"/>
          <w:vertAlign w:val="subscript"/>
        </w:rPr>
        <w:t>4</w:t>
      </w:r>
      <w:r w:rsidRPr="00BD0B06">
        <w:rPr>
          <w:rFonts w:cstheme="minorHAnsi"/>
        </w:rPr>
        <w:t>) was substantially more difficult to purify than the old salt (NaZrF</w:t>
      </w:r>
      <w:r w:rsidRPr="00BD0B06">
        <w:rPr>
          <w:rFonts w:cstheme="minorHAnsi"/>
          <w:vertAlign w:val="subscript"/>
        </w:rPr>
        <w:t>5</w:t>
      </w:r>
      <w:r w:rsidRPr="00BD0B06">
        <w:rPr>
          <w:rFonts w:cstheme="minorHAnsi"/>
        </w:rPr>
        <w:t xml:space="preserve">), requiring longer sparge times </w:t>
      </w:r>
      <w:r w:rsidRPr="00BD0B06">
        <w:rPr>
          <w:rFonts w:cstheme="minorHAnsi"/>
        </w:rPr>
        <w:fldChar w:fldCharType="begin"/>
      </w:r>
      <w:r w:rsidR="00AF4E58">
        <w:rPr>
          <w:rFonts w:cstheme="minorHAnsi"/>
        </w:rPr>
        <w:instrText xml:space="preserve"> ADDIN ZOTERO_ITEM CSL_CITATION {"citationID":"qSH8eQL8","properties":{"formattedCitation":"[7], [8]","plainCitation":"[7], [8]","noteIndex":0},"citationItems":[{"id":111,"uris":["http://zotero.org/users/8315333/items/XHIA7S78",["http://zotero.org/users/8315333/items/XHIA7S78"]],"itemData":{"id":111,"type":"report","collection-title":"Molten-salt Reactor Program quarterly progress report","genre":"Progress Report","language":"en","number":"ORNL-2431","page":"52","publisher":"Oak Ridge National Lab","source":"Zotero","title":"Molten-salt Reactor Program quarterly progress report for period ending October 31, 1957","URL":"https://github.com/openmsr/msr-archive/blob/master/docs/ORNL-2431.pdf","author":[{"family":"MacPherson","given":"H. G."}],"issued":{"date-parts":[["1958",2,7]]}}},{"id":113,"uris":["http://zotero.org/users/8315333/items/7K6YMPGX",["http://zotero.org/users/8315333/items/7K6YMPGX"]],"itemData":{"id":113,"type":"report","collection-title":"Molten-salt Reactor Program quarterly progress report","genre":"Progress Report","language":"en","number":"ORNL-2626","page":"130","publisher":"Oak Ridge National Lab","source":"Zotero","title":"Molten-salt Reactor Program quarterly progress report for period ending October 31, 1958","URL":"https://github.com/openmsr/msr-archive/blob/master/docs/ORNL-2626.pdf","author":[{"family":"MacPherson","given":"H G"}],"issued":{"date-parts":[["1959",1,23]]}}}],"schema":"https://github.com/citation-style-language/schema/raw/master/csl-citation.json"} </w:instrText>
      </w:r>
      <w:r w:rsidRPr="00BD0B06">
        <w:rPr>
          <w:rFonts w:cstheme="minorHAnsi"/>
        </w:rPr>
        <w:fldChar w:fldCharType="separate"/>
      </w:r>
      <w:r w:rsidR="00324C65" w:rsidRPr="00BD0B06">
        <w:rPr>
          <w:rFonts w:cstheme="minorHAnsi"/>
        </w:rPr>
        <w:t>[7], [8]</w:t>
      </w:r>
      <w:r w:rsidRPr="00BD0B06">
        <w:rPr>
          <w:rFonts w:cstheme="minorHAnsi"/>
        </w:rPr>
        <w:fldChar w:fldCharType="end"/>
      </w:r>
      <w:r w:rsidRPr="00BD0B06">
        <w:rPr>
          <w:rFonts w:cstheme="minorHAnsi"/>
        </w:rPr>
        <w:t xml:space="preserve">. </w:t>
      </w:r>
      <w:r w:rsidR="00720172" w:rsidRPr="00BD0B06">
        <w:rPr>
          <w:rFonts w:cstheme="minorHAnsi"/>
        </w:rPr>
        <w:t>In 1959, tests using molten ammonium bifluoride (NH</w:t>
      </w:r>
      <w:r w:rsidR="00720172" w:rsidRPr="00BD0B06">
        <w:rPr>
          <w:rFonts w:cstheme="minorHAnsi"/>
          <w:vertAlign w:val="subscript"/>
        </w:rPr>
        <w:t>4</w:t>
      </w:r>
      <w:r w:rsidR="00720172" w:rsidRPr="00BD0B06">
        <w:rPr>
          <w:rFonts w:cstheme="minorHAnsi"/>
        </w:rPr>
        <w:t>HF</w:t>
      </w:r>
      <w:r w:rsidR="00720172" w:rsidRPr="00BD0B06">
        <w:rPr>
          <w:rFonts w:cstheme="minorHAnsi"/>
          <w:vertAlign w:val="subscript"/>
        </w:rPr>
        <w:t>2</w:t>
      </w:r>
      <w:r w:rsidR="00720172" w:rsidRPr="00BD0B06">
        <w:rPr>
          <w:rFonts w:cstheme="minorHAnsi"/>
        </w:rPr>
        <w:t xml:space="preserve">) showed that it performs an adequate job of converting metal oxides into fluorides, making it a viable purification method </w:t>
      </w:r>
      <w:r w:rsidR="00720172" w:rsidRPr="00BD0B06">
        <w:rPr>
          <w:rFonts w:cstheme="minorHAnsi"/>
        </w:rPr>
        <w:fldChar w:fldCharType="begin"/>
      </w:r>
      <w:r w:rsidR="00AF4E58">
        <w:rPr>
          <w:rFonts w:cstheme="minorHAnsi"/>
        </w:rPr>
        <w:instrText xml:space="preserve"> ADDIN ZOTERO_ITEM CSL_CITATION {"citationID":"aTXXWpUS","properties":{"formattedCitation":"[9]","plainCitation":"[9]","noteIndex":0},"citationItems":[{"id":115,"uris":["http://zotero.org/users/8315333/items/AJEKQ2D7",["http://zotero.org/users/8315333/items/AJEKQ2D7"]],"itemData":{"id":115,"type":"report","collection-title":"Molten-salt Reactor Program quarterly progress report","genre":"Progress Report","language":"en","note":"DOI: 10.2172/4270021","number":"ORNL-2723, 4270021","publisher":"Oak Ridge National Lab","source":"DOI.org (Crossref)","title":"Molten-salt Reactor Program quarterly progress report for period ending April 30, 1959","URL":"http://www.osti.gov/servlets/purl/4270021/","author":[{"family":"MacPherson","given":"H. G."}],"accessed":{"date-parts":[["2021",9,14]]},"issued":{"date-parts":[["1959",6,26]]}}}],"schema":"https://github.com/citation-style-language/schema/raw/master/csl-citation.json"} </w:instrText>
      </w:r>
      <w:r w:rsidR="00720172" w:rsidRPr="00BD0B06">
        <w:rPr>
          <w:rFonts w:cstheme="minorHAnsi"/>
        </w:rPr>
        <w:fldChar w:fldCharType="separate"/>
      </w:r>
      <w:r w:rsidR="00720172" w:rsidRPr="00BD0B06">
        <w:rPr>
          <w:rFonts w:cstheme="minorHAnsi"/>
        </w:rPr>
        <w:t>[9]</w:t>
      </w:r>
      <w:r w:rsidR="00720172" w:rsidRPr="00BD0B06">
        <w:rPr>
          <w:rFonts w:cstheme="minorHAnsi"/>
        </w:rPr>
        <w:fldChar w:fldCharType="end"/>
      </w:r>
      <w:r w:rsidR="00720172" w:rsidRPr="00BD0B06">
        <w:rPr>
          <w:rFonts w:cstheme="minorHAnsi"/>
        </w:rPr>
        <w:t>.</w:t>
      </w:r>
      <w:r w:rsidR="00981E96">
        <w:rPr>
          <w:rFonts w:cstheme="minorHAnsi"/>
        </w:rPr>
        <w:t xml:space="preserve"> </w:t>
      </w:r>
      <w:r w:rsidR="00785949">
        <w:rPr>
          <w:rFonts w:cstheme="minorHAnsi"/>
        </w:rPr>
        <w:t>In 1963 a standard fuel, flush, and cooling salt purification operation procedure had been established, once again using the proven method of hydrofluorination in nickel lined vessels</w:t>
      </w:r>
      <w:r w:rsidR="00F079D1">
        <w:rPr>
          <w:rFonts w:cstheme="minorHAnsi"/>
        </w:rPr>
        <w:t xml:space="preserve"> and averaged a processing time of 164 hours per batch</w:t>
      </w:r>
      <w:r w:rsidR="00785949">
        <w:rPr>
          <w:rFonts w:cstheme="minorHAnsi"/>
        </w:rPr>
        <w:t xml:space="preserve"> </w:t>
      </w:r>
      <w:r w:rsidR="00785949">
        <w:rPr>
          <w:rFonts w:cstheme="minorHAnsi"/>
        </w:rPr>
        <w:fldChar w:fldCharType="begin"/>
      </w:r>
      <w:r w:rsidR="00AF4E58">
        <w:rPr>
          <w:rFonts w:cstheme="minorHAnsi"/>
        </w:rPr>
        <w:instrText xml:space="preserve"> ADDIN ZOTERO_ITEM CSL_CITATION {"citationID":"9puZAuld","properties":{"formattedCitation":"[10]","plainCitation":"[10]","noteIndex":0},"citationItems":[{"id":273,"uris":["http://zotero.org/users/8315333/items/I7S8TISM",["http://zotero.org/users/8315333/items/I7S8TISM"]],"itemData":{"id":273,"type":"report","collection-title":"Molten-salt Reactor Program semiannual progress report","event-place":"Oak Ridge National Lab","genre":"Progress Report","language":"en","number":"ORNL-3708","publisher":"Oak Ridge National Lab","publisher-place":"Oak Ridge National Lab","title":"Molten-Salt Reactor Program: Semiannual Progress Report for Period Ending July 31, 1964","author":[{"family":"Briggs","given":"R.B."}],"issued":{"date-parts":[["1964",11]]}}}],"schema":"https://github.com/citation-style-language/schema/raw/master/csl-citation.json"} </w:instrText>
      </w:r>
      <w:r w:rsidR="00785949">
        <w:rPr>
          <w:rFonts w:cstheme="minorHAnsi"/>
        </w:rPr>
        <w:fldChar w:fldCharType="separate"/>
      </w:r>
      <w:r w:rsidR="00B835BA" w:rsidRPr="00B835BA">
        <w:rPr>
          <w:rFonts w:ascii="Calibri" w:hAnsi="Calibri" w:cs="Calibri"/>
        </w:rPr>
        <w:t>[10]</w:t>
      </w:r>
      <w:r w:rsidR="00785949">
        <w:rPr>
          <w:rFonts w:cstheme="minorHAnsi"/>
        </w:rPr>
        <w:fldChar w:fldCharType="end"/>
      </w:r>
      <w:r w:rsidR="00785949">
        <w:rPr>
          <w:rFonts w:cstheme="minorHAnsi"/>
        </w:rPr>
        <w:t>. This operation remained essentially unchanged throughout the period of fueled operation</w:t>
      </w:r>
      <w:r w:rsidR="00B835BA">
        <w:rPr>
          <w:rFonts w:cstheme="minorHAnsi"/>
        </w:rPr>
        <w:t xml:space="preserve"> </w:t>
      </w:r>
      <w:r w:rsidR="00B835BA">
        <w:rPr>
          <w:rFonts w:cstheme="minorHAnsi"/>
        </w:rPr>
        <w:fldChar w:fldCharType="begin"/>
      </w:r>
      <w:r w:rsidR="00AF4E58">
        <w:rPr>
          <w:rFonts w:cstheme="minorHAnsi"/>
        </w:rPr>
        <w:instrText xml:space="preserve"> ADDIN ZOTERO_ITEM CSL_CITATION {"citationID":"8LKxKf82","properties":{"formattedCitation":"[10], [11]","plainCitation":"[10], [11]","noteIndex":0},"citationItems":[{"id":273,"uris":["http://zotero.org/users/8315333/items/I7S8TISM",["http://zotero.org/users/8315333/items/I7S8TISM"]],"itemData":{"id":273,"type":"report","collection-title":"Molten-salt Reactor Program semiannual progress report","event-place":"Oak Ridge National Lab","genre":"Progress Report","language":"en","number":"ORNL-3708","publisher":"Oak Ridge National Lab","publisher-place":"Oak Ridge National Lab","title":"Molten-Salt Reactor Program: Semiannual Progress Report for Period Ending July 31, 1964","author":[{"family":"Briggs","given":"R.B."}],"issued":{"date-parts":[["1964",11]]}}},{"id":267,"uris":["http://zotero.org/users/8315333/items/CUIAVUAW",["http://zotero.org/users/8315333/items/CUIAVUAW"]],"itemData":{"id":267,"type":"report","collection-title":"Molten-salt Reactor Program semiannual progress report","event-place":"Oak Ridge National Lab","genre":"Progress Report","number":"ORNL-4396","publisher":"Oak Ridge National Lab","publisher-place":"Oak Ridge National Lab","title":"Molten-Salt Reactor Program semiannual progress report for period ending February 28, 1969","author":[{"family":"Rosenthal","given":"M.W."},{"family":"Briggs","given":"R.B."},{"family":"Kasten","given":"P.R."}],"issued":{"date-parts":[["1969",8]]}}}],"schema":"https://github.com/citation-style-language/schema/raw/master/csl-citation.json"} </w:instrText>
      </w:r>
      <w:r w:rsidR="00B835BA">
        <w:rPr>
          <w:rFonts w:cstheme="minorHAnsi"/>
        </w:rPr>
        <w:fldChar w:fldCharType="separate"/>
      </w:r>
      <w:r w:rsidR="00B835BA" w:rsidRPr="00B835BA">
        <w:rPr>
          <w:rFonts w:ascii="Calibri" w:hAnsi="Calibri" w:cs="Calibri"/>
        </w:rPr>
        <w:t>[10], [11]</w:t>
      </w:r>
      <w:r w:rsidR="00B835BA">
        <w:rPr>
          <w:rFonts w:cstheme="minorHAnsi"/>
        </w:rPr>
        <w:fldChar w:fldCharType="end"/>
      </w:r>
      <w:r w:rsidR="00785949">
        <w:rPr>
          <w:rFonts w:cstheme="minorHAnsi"/>
        </w:rPr>
        <w:t xml:space="preserve">. </w:t>
      </w:r>
    </w:p>
    <w:p w14:paraId="190714E4" w14:textId="021D9075" w:rsidR="00E150DD" w:rsidRDefault="00C32F51" w:rsidP="007976B9">
      <w:pPr>
        <w:rPr>
          <w:rFonts w:cstheme="minorHAnsi"/>
        </w:rPr>
      </w:pPr>
      <w:r>
        <w:rPr>
          <w:rFonts w:cstheme="minorHAnsi"/>
        </w:rPr>
        <w:t xml:space="preserve">During and after the conclusion of fueled operation experiments into purifying salt eutectics shifted from removing impurities to removing fission products produced during operation. Removal of fission </w:t>
      </w:r>
      <w:r>
        <w:rPr>
          <w:rFonts w:cstheme="minorHAnsi"/>
        </w:rPr>
        <w:lastRenderedPageBreak/>
        <w:t>products</w:t>
      </w:r>
      <w:r w:rsidR="00A74BCC">
        <w:rPr>
          <w:rFonts w:cstheme="minorHAnsi"/>
        </w:rPr>
        <w:t xml:space="preserve"> </w:t>
      </w:r>
      <w:r>
        <w:rPr>
          <w:rFonts w:cstheme="minorHAnsi"/>
        </w:rPr>
        <w:t xml:space="preserve">was largely accomplished through fluorination. </w:t>
      </w:r>
      <w:r w:rsidR="00071112">
        <w:rPr>
          <w:rFonts w:cstheme="minorHAnsi"/>
        </w:rPr>
        <w:t>In 197</w:t>
      </w:r>
      <w:r w:rsidR="006277ED">
        <w:rPr>
          <w:rFonts w:cstheme="minorHAnsi"/>
        </w:rPr>
        <w:t xml:space="preserve">2, </w:t>
      </w:r>
      <w:r w:rsidR="00071112">
        <w:rPr>
          <w:rFonts w:cstheme="minorHAnsi"/>
        </w:rPr>
        <w:t xml:space="preserve">experiments were underway to test the viability of a “frozen-wall </w:t>
      </w:r>
      <w:proofErr w:type="spellStart"/>
      <w:r w:rsidR="00071112">
        <w:rPr>
          <w:rFonts w:cstheme="minorHAnsi"/>
        </w:rPr>
        <w:t>fluorinator</w:t>
      </w:r>
      <w:proofErr w:type="spellEnd"/>
      <w:r w:rsidR="00071112">
        <w:rPr>
          <w:rFonts w:cstheme="minorHAnsi"/>
        </w:rPr>
        <w:t>”</w:t>
      </w:r>
      <w:r w:rsidR="00AD637B">
        <w:rPr>
          <w:rFonts w:cstheme="minorHAnsi"/>
        </w:rPr>
        <w:t xml:space="preserve"> </w:t>
      </w:r>
      <w:r w:rsidR="00AD637B">
        <w:rPr>
          <w:rFonts w:cstheme="minorHAnsi"/>
        </w:rPr>
        <w:fldChar w:fldCharType="begin"/>
      </w:r>
      <w:r w:rsidR="00AF4E58">
        <w:rPr>
          <w:rFonts w:cstheme="minorHAnsi"/>
        </w:rPr>
        <w:instrText xml:space="preserve"> ADDIN ZOTERO_ITEM CSL_CITATION {"citationID":"NjzF0zuM","properties":{"formattedCitation":"[12], [13]","plainCitation":"[12], [13]","noteIndex":0},"citationItems":[{"id":261,"uris":["http://zotero.org/users/8315333/items/5PGNV8MS",["http://zotero.org/users/8315333/items/5PGNV8MS"]],"itemData":{"id":261,"type":"report","collection-title":"Molten-salt Reactor Program semiannual progress report","event-place":"Oak Ridge National Lab","genre":"Progress Report","language":"en","number":"ORNL-4832","publisher":"Oak Ridge National Lab","publisher-place":"Oak Ridge National Lab","title":"Molten-Salt Reactor Program semiannual progress report for period ending August 31, 1972","author":[{"family":"Rosenthal","given":"M.W."},{"family":"Briggs","given":"R.B."},{"family":"Haubenreich","given":"P.N."}],"issued":{"date-parts":[["1973",3]]}}},{"id":265,"uris":["http://zotero.org/users/8315333/items/5JTJY6WM",["http://zotero.org/users/8315333/items/5JTJY6WM"]],"itemData":{"id":265,"type":"report","collection-title":"Molten-salt Reactor Program semiannual progress report","event-place":"Oak Ridge National Lab","genre":"Progress Report","language":"en","number":"ORNL-4548","publisher":"Oak Ridge National Lab","publisher-place":"Oak Ridge National Lab","title":"Molten-Salt Reactor Program semiannual progress report for period ending February 28, 1970","author":[{"family":"Rosenthal","given":"M.W."},{"family":"Briggs","given":"R.B."},{"family":"Kasten","given":"P.R."}],"issued":{"date-parts":[["1970",8]]}}}],"schema":"https://github.com/citation-style-language/schema/raw/master/csl-citation.json"} </w:instrText>
      </w:r>
      <w:r w:rsidR="00AD637B">
        <w:rPr>
          <w:rFonts w:cstheme="minorHAnsi"/>
        </w:rPr>
        <w:fldChar w:fldCharType="separate"/>
      </w:r>
      <w:r w:rsidR="00B835BA" w:rsidRPr="00B835BA">
        <w:rPr>
          <w:rFonts w:ascii="Calibri" w:hAnsi="Calibri" w:cs="Calibri"/>
        </w:rPr>
        <w:t>[12], [13]</w:t>
      </w:r>
      <w:r w:rsidR="00AD637B">
        <w:rPr>
          <w:rFonts w:cstheme="minorHAnsi"/>
        </w:rPr>
        <w:fldChar w:fldCharType="end"/>
      </w:r>
      <w:r w:rsidR="00071112">
        <w:rPr>
          <w:rFonts w:cstheme="minorHAnsi"/>
        </w:rPr>
        <w:t>.</w:t>
      </w:r>
      <w:r>
        <w:rPr>
          <w:rFonts w:cstheme="minorHAnsi"/>
        </w:rPr>
        <w:t xml:space="preserve"> Studies into the viability of this design had been underway throughout the operating and post operating period</w:t>
      </w:r>
      <w:r w:rsidR="00D92DBE">
        <w:rPr>
          <w:rFonts w:cstheme="minorHAnsi"/>
        </w:rPr>
        <w:t xml:space="preserve"> </w:t>
      </w:r>
      <w:r w:rsidR="000E158E">
        <w:rPr>
          <w:rFonts w:cstheme="minorHAnsi"/>
        </w:rPr>
        <w:fldChar w:fldCharType="begin"/>
      </w:r>
      <w:r w:rsidR="00AF4E58">
        <w:rPr>
          <w:rFonts w:cstheme="minorHAnsi"/>
        </w:rPr>
        <w:instrText xml:space="preserve"> ADDIN ZOTERO_ITEM CSL_CITATION {"citationID":"NMuu0FHm","properties":{"formattedCitation":"[12], [14]","plainCitation":"[12], [14]","noteIndex":0},"citationItems":[{"id":261,"uris":["http://zotero.org/users/8315333/items/5PGNV8MS",["http://zotero.org/users/8315333/items/5PGNV8MS"]],"itemData":{"id":261,"type":"report","collection-title":"Molten-salt Reactor Program semiannual progress report","event-place":"Oak Ridge National Lab","genre":"Progress Report","language":"en","number":"ORNL-4832","publisher":"Oak Ridge National Lab","publisher-place":"Oak Ridge National Lab","title":"Molten-Salt Reactor Program semiannual progress report for period ending August 31, 1972","author":[{"family":"Rosenthal","given":"M.W."},{"family":"Briggs","given":"R.B."},{"family":"Haubenreich","given":"P.N."}],"issued":{"date-parts":[["1973",3]]}}},{"id":271,"uris":["http://zotero.org/users/8315333/items/5YN779XP",["http://zotero.org/users/8315333/items/5YN779XP"]],"itemData":{"id":271,"type":"report","event-place":"Oak Ridge National Lab","number":"ORNL-3791","publisher":"Oak Ridge National Lab","publisher-place":"Oak Ridge National Lab","title":"Preliminary Design Study of a Continuous Fluorination-Vacuum Distillation System for an Molten Salt Breeder Reactor","author":[{"family":"Scott","given":"C. D."},{"family":"Carter","given":"W. L."}],"issued":{"date-parts":[["1966",1]]}}}],"schema":"https://github.com/citation-style-language/schema/raw/master/csl-citation.json"} </w:instrText>
      </w:r>
      <w:r w:rsidR="000E158E">
        <w:rPr>
          <w:rFonts w:cstheme="minorHAnsi"/>
        </w:rPr>
        <w:fldChar w:fldCharType="separate"/>
      </w:r>
      <w:r w:rsidR="00B835BA" w:rsidRPr="00B835BA">
        <w:rPr>
          <w:rFonts w:ascii="Calibri" w:hAnsi="Calibri" w:cs="Calibri"/>
        </w:rPr>
        <w:t>[12], [14]</w:t>
      </w:r>
      <w:r w:rsidR="000E158E">
        <w:rPr>
          <w:rFonts w:cstheme="minorHAnsi"/>
        </w:rPr>
        <w:fldChar w:fldCharType="end"/>
      </w:r>
      <w:r>
        <w:rPr>
          <w:rFonts w:cstheme="minorHAnsi"/>
        </w:rPr>
        <w:t xml:space="preserve">. </w:t>
      </w:r>
      <w:r w:rsidR="00071112">
        <w:rPr>
          <w:rFonts w:cstheme="minorHAnsi"/>
        </w:rPr>
        <w:t xml:space="preserve"> The </w:t>
      </w:r>
      <w:r>
        <w:rPr>
          <w:rFonts w:cstheme="minorHAnsi"/>
        </w:rPr>
        <w:t>purpose</w:t>
      </w:r>
      <w:r w:rsidR="00071112">
        <w:rPr>
          <w:rFonts w:cstheme="minorHAnsi"/>
        </w:rPr>
        <w:t xml:space="preserve"> of this is rather self-explanatory in that a thin layer of fluoride salt would cover walls of the fluorination vessel and </w:t>
      </w:r>
      <w:r w:rsidR="00650977">
        <w:rPr>
          <w:rFonts w:cstheme="minorHAnsi"/>
        </w:rPr>
        <w:t>kept below its melting point to remain solid, thus creating a protective salt layer and allowing for more aggressive fluorination agents (notably fluorine gas or F</w:t>
      </w:r>
      <w:r w:rsidR="00650977" w:rsidRPr="00650977">
        <w:rPr>
          <w:rFonts w:cstheme="minorHAnsi"/>
          <w:vertAlign w:val="subscript"/>
        </w:rPr>
        <w:t>2</w:t>
      </w:r>
      <w:r w:rsidR="00650977">
        <w:rPr>
          <w:rFonts w:cstheme="minorHAnsi"/>
        </w:rPr>
        <w:t>) to be used with minimal attack on structural metals</w:t>
      </w:r>
      <w:r w:rsidR="00D91286">
        <w:rPr>
          <w:rFonts w:cstheme="minorHAnsi"/>
        </w:rPr>
        <w:t xml:space="preserve"> </w:t>
      </w:r>
      <w:r w:rsidR="00D91286">
        <w:rPr>
          <w:rFonts w:cstheme="minorHAnsi"/>
        </w:rPr>
        <w:fldChar w:fldCharType="begin"/>
      </w:r>
      <w:r w:rsidR="00AF4E58">
        <w:rPr>
          <w:rFonts w:cstheme="minorHAnsi"/>
        </w:rPr>
        <w:instrText xml:space="preserve"> ADDIN ZOTERO_ITEM CSL_CITATION {"citationID":"uxAS9NOj","properties":{"formattedCitation":"[12], [13]","plainCitation":"[12], [13]","noteIndex":0},"citationItems":[{"id":261,"uris":["http://zotero.org/users/8315333/items/5PGNV8MS",["http://zotero.org/users/8315333/items/5PGNV8MS"]],"itemData":{"id":261,"type":"report","collection-title":"Molten-salt Reactor Program semiannual progress report","event-place":"Oak Ridge National Lab","genre":"Progress Report","language":"en","number":"ORNL-4832","publisher":"Oak Ridge National Lab","publisher-place":"Oak Ridge National Lab","title":"Molten-Salt Reactor Program semiannual progress report for period ending August 31, 1972","author":[{"family":"Rosenthal","given":"M.W."},{"family":"Briggs","given":"R.B."},{"family":"Haubenreich","given":"P.N."}],"issued":{"date-parts":[["1973",3]]}}},{"id":265,"uris":["http://zotero.org/users/8315333/items/5JTJY6WM",["http://zotero.org/users/8315333/items/5JTJY6WM"]],"itemData":{"id":265,"type":"report","collection-title":"Molten-salt Reactor Program semiannual progress report","event-place":"Oak Ridge National Lab","genre":"Progress Report","language":"en","number":"ORNL-4548","publisher":"Oak Ridge National Lab","publisher-place":"Oak Ridge National Lab","title":"Molten-Salt Reactor Program semiannual progress report for period ending February 28, 1970","author":[{"family":"Rosenthal","given":"M.W."},{"family":"Briggs","given":"R.B."},{"family":"Kasten","given":"P.R."}],"issued":{"date-parts":[["1970",8]]}}}],"schema":"https://github.com/citation-style-language/schema/raw/master/csl-citation.json"} </w:instrText>
      </w:r>
      <w:r w:rsidR="00D91286">
        <w:rPr>
          <w:rFonts w:cstheme="minorHAnsi"/>
        </w:rPr>
        <w:fldChar w:fldCharType="separate"/>
      </w:r>
      <w:r w:rsidR="00B835BA" w:rsidRPr="00B835BA">
        <w:rPr>
          <w:rFonts w:ascii="Calibri" w:hAnsi="Calibri" w:cs="Calibri"/>
        </w:rPr>
        <w:t>[12], [13]</w:t>
      </w:r>
      <w:r w:rsidR="00D91286">
        <w:rPr>
          <w:rFonts w:cstheme="minorHAnsi"/>
        </w:rPr>
        <w:fldChar w:fldCharType="end"/>
      </w:r>
      <w:r w:rsidR="00650977">
        <w:rPr>
          <w:rFonts w:cstheme="minorHAnsi"/>
        </w:rPr>
        <w:t xml:space="preserve">. </w:t>
      </w:r>
      <w:r w:rsidR="000B5867">
        <w:rPr>
          <w:rFonts w:cstheme="minorHAnsi"/>
        </w:rPr>
        <w:t xml:space="preserve">The complication of this design is that it requires internal heating, for which </w:t>
      </w:r>
      <w:proofErr w:type="spellStart"/>
      <w:r w:rsidR="007A64A4">
        <w:rPr>
          <w:rFonts w:cstheme="minorHAnsi"/>
        </w:rPr>
        <w:t>autoresistance</w:t>
      </w:r>
      <w:proofErr w:type="spellEnd"/>
      <w:r w:rsidR="000B5867">
        <w:rPr>
          <w:rFonts w:cstheme="minorHAnsi"/>
        </w:rPr>
        <w:t xml:space="preserve"> heating was tested, but radiofrequency induction heating was also considered</w:t>
      </w:r>
      <w:r w:rsidR="00D91286">
        <w:rPr>
          <w:rFonts w:cstheme="minorHAnsi"/>
        </w:rPr>
        <w:t xml:space="preserve"> </w:t>
      </w:r>
      <w:r w:rsidR="00D91286">
        <w:rPr>
          <w:rFonts w:cstheme="minorHAnsi"/>
        </w:rPr>
        <w:fldChar w:fldCharType="begin"/>
      </w:r>
      <w:r w:rsidR="00AF4E58">
        <w:rPr>
          <w:rFonts w:cstheme="minorHAnsi"/>
        </w:rPr>
        <w:instrText xml:space="preserve"> ADDIN ZOTERO_ITEM CSL_CITATION {"citationID":"T87Ix3d9","properties":{"formattedCitation":"[12], [13], [15]","plainCitation":"[12], [13], [15]","noteIndex":0},"citationItems":[{"id":261,"uris":["http://zotero.org/users/8315333/items/5PGNV8MS",["http://zotero.org/users/8315333/items/5PGNV8MS"]],"itemData":{"id":261,"type":"report","collection-title":"Molten-salt Reactor Program semiannual progress report","event-place":"Oak Ridge National Lab","genre":"Progress Report","language":"en","number":"ORNL-4832","publisher":"Oak Ridge National Lab","publisher-place":"Oak Ridge National Lab","title":"Molten-Salt Reactor Program semiannual progress report for period ending August 31, 1972","author":[{"family":"Rosenthal","given":"M.W."},{"family":"Briggs","given":"R.B."},{"family":"Haubenreich","given":"P.N."}],"issued":{"date-parts":[["1973",3]]}}},{"id":265,"uris":["http://zotero.org/users/8315333/items/5JTJY6WM",["http://zotero.org/users/8315333/items/5JTJY6WM"]],"itemData":{"id":265,"type":"report","collection-title":"Molten-salt Reactor Program semiannual progress report","event-place":"Oak Ridge National Lab","genre":"Progress Report","language":"en","number":"ORNL-4548","publisher":"Oak Ridge National Lab","publisher-place":"Oak Ridge National Lab","title":"Molten-Salt Reactor Program semiannual progress report for period ending February 28, 1970","author":[{"family":"Rosenthal","given":"M.W."},{"family":"Briggs","given":"R.B."},{"family":"Kasten","given":"P.R."}],"issued":{"date-parts":[["1970",8]]}}},{"id":264,"uris":["http://zotero.org/users/8315333/items/GSFC9XC6",["http://zotero.org/users/8315333/items/GSFC9XC6"]],"itemData":{"id":264,"type":"report","collection-title":"Molten-salt Reactor Program semiannual progress report","event-place":"Oak Ridge National Lab","genre":"Progress Report","language":"en","number":"ORNL-4728","publisher":"Oak Ridge National Lab","publisher-place":"Oak Ridge National Lab","title":"Molten-Salt Reactor Program semiannual progress report for period ending August 31, 1971","author":[{"family":"Rosenthal","given":"M.W."},{"family":"Briggs","given":"R.B."},{"family":"Haubenreich","given":"P.N."}],"issued":{"date-parts":[["1972",2]]}}}],"schema":"https://github.com/citation-style-language/schema/raw/master/csl-citation.json"} </w:instrText>
      </w:r>
      <w:r w:rsidR="00D91286">
        <w:rPr>
          <w:rFonts w:cstheme="minorHAnsi"/>
        </w:rPr>
        <w:fldChar w:fldCharType="separate"/>
      </w:r>
      <w:r w:rsidR="00B835BA" w:rsidRPr="00B835BA">
        <w:rPr>
          <w:rFonts w:ascii="Calibri" w:hAnsi="Calibri" w:cs="Calibri"/>
        </w:rPr>
        <w:t>[12], [13], [15]</w:t>
      </w:r>
      <w:r w:rsidR="00D91286">
        <w:rPr>
          <w:rFonts w:cstheme="minorHAnsi"/>
        </w:rPr>
        <w:fldChar w:fldCharType="end"/>
      </w:r>
      <w:r w:rsidR="000B5867">
        <w:rPr>
          <w:rFonts w:cstheme="minorHAnsi"/>
        </w:rPr>
        <w:t xml:space="preserve">. </w:t>
      </w:r>
      <w:r w:rsidR="00650977">
        <w:rPr>
          <w:rFonts w:cstheme="minorHAnsi"/>
        </w:rPr>
        <w:t xml:space="preserve">Although designed for the aggressive removal of fission products from used salt, this design, if proven viable, could be </w:t>
      </w:r>
      <w:r w:rsidR="000B5867">
        <w:rPr>
          <w:rFonts w:cstheme="minorHAnsi"/>
        </w:rPr>
        <w:t>usable in purifying unused salt as well.</w:t>
      </w:r>
      <w:r w:rsidR="00071112">
        <w:rPr>
          <w:rFonts w:cstheme="minorHAnsi"/>
        </w:rPr>
        <w:t xml:space="preserve"> </w:t>
      </w:r>
      <w:r w:rsidR="00CC5FA1">
        <w:rPr>
          <w:rFonts w:cstheme="minorHAnsi"/>
        </w:rPr>
        <w:t>Also tested was the distillation of used salt to remove fission products; however, this proved inefficient</w:t>
      </w:r>
      <w:r w:rsidR="007A64A4">
        <w:rPr>
          <w:rFonts w:cstheme="minorHAnsi"/>
        </w:rPr>
        <w:t xml:space="preserve"> </w:t>
      </w:r>
      <w:r w:rsidR="007A64A4">
        <w:rPr>
          <w:rFonts w:cstheme="minorHAnsi"/>
        </w:rPr>
        <w:fldChar w:fldCharType="begin"/>
      </w:r>
      <w:r w:rsidR="00AF4E58">
        <w:rPr>
          <w:rFonts w:cstheme="minorHAnsi"/>
        </w:rPr>
        <w:instrText xml:space="preserve"> ADDIN ZOTERO_ITEM CSL_CITATION {"citationID":"XsKDZlmG","properties":{"formattedCitation":"[11]","plainCitation":"[11]","noteIndex":0},"citationItems":[{"id":267,"uris":["http://zotero.org/users/8315333/items/CUIAVUAW",["http://zotero.org/users/8315333/items/CUIAVUAW"]],"itemData":{"id":267,"type":"report","collection-title":"Molten-salt Reactor Program semiannual progress report","event-place":"Oak Ridge National Lab","genre":"Progress Report","number":"ORNL-4396","publisher":"Oak Ridge National Lab","publisher-place":"Oak Ridge National Lab","title":"Molten-Salt Reactor Program semiannual progress report for period ending February 28, 1969","author":[{"family":"Rosenthal","given":"M.W."},{"family":"Briggs","given":"R.B."},{"family":"Kasten","given":"P.R."}],"issued":{"date-parts":[["1969",8]]}}}],"schema":"https://github.com/citation-style-language/schema/raw/master/csl-citation.json"} </w:instrText>
      </w:r>
      <w:r w:rsidR="007A64A4">
        <w:rPr>
          <w:rFonts w:cstheme="minorHAnsi"/>
        </w:rPr>
        <w:fldChar w:fldCharType="separate"/>
      </w:r>
      <w:r w:rsidR="00B835BA" w:rsidRPr="00B835BA">
        <w:rPr>
          <w:rFonts w:ascii="Calibri" w:hAnsi="Calibri" w:cs="Calibri"/>
        </w:rPr>
        <w:t>[11]</w:t>
      </w:r>
      <w:r w:rsidR="007A64A4">
        <w:rPr>
          <w:rFonts w:cstheme="minorHAnsi"/>
        </w:rPr>
        <w:fldChar w:fldCharType="end"/>
      </w:r>
      <w:r w:rsidR="00CC5FA1">
        <w:rPr>
          <w:rFonts w:cstheme="minorHAnsi"/>
        </w:rPr>
        <w:t xml:space="preserve">. </w:t>
      </w:r>
      <w:r w:rsidR="008A0FE6">
        <w:rPr>
          <w:rFonts w:cstheme="minorHAnsi"/>
        </w:rPr>
        <w:t xml:space="preserve">After this report little innovation into the salt purification process </w:t>
      </w:r>
      <w:r w:rsidR="00BE45C7">
        <w:rPr>
          <w:rFonts w:cstheme="minorHAnsi"/>
        </w:rPr>
        <w:t>was found. This is likely due to the project being essentially dead by this point, so funding and manpower were minimal until all work on the project ceased in 1975.</w:t>
      </w:r>
      <w:bookmarkEnd w:id="6"/>
    </w:p>
    <w:p w14:paraId="0A1A2D29" w14:textId="604C27CB" w:rsidR="00071112" w:rsidRPr="00BD0B06" w:rsidRDefault="00E150DD" w:rsidP="007976B9">
      <w:pPr>
        <w:rPr>
          <w:rFonts w:cstheme="minorHAnsi"/>
        </w:rPr>
      </w:pPr>
      <w:r>
        <w:rPr>
          <w:rFonts w:cstheme="minorHAnsi"/>
        </w:rPr>
        <w:br w:type="page"/>
      </w:r>
    </w:p>
    <w:p w14:paraId="12CAD462" w14:textId="0F3C2E3E" w:rsidR="00666979" w:rsidRPr="00BD0B06" w:rsidRDefault="00214E98" w:rsidP="00A73165">
      <w:pPr>
        <w:pStyle w:val="Heading2"/>
        <w:rPr>
          <w:rFonts w:asciiTheme="minorHAnsi" w:hAnsiTheme="minorHAnsi" w:cstheme="minorHAnsi"/>
        </w:rPr>
      </w:pPr>
      <w:bookmarkStart w:id="7" w:name="_Toc92120913"/>
      <w:r w:rsidRPr="00BD0B06">
        <w:rPr>
          <w:rFonts w:asciiTheme="minorHAnsi" w:hAnsiTheme="minorHAnsi" w:cstheme="minorHAnsi"/>
        </w:rPr>
        <w:lastRenderedPageBreak/>
        <w:t>2</w:t>
      </w:r>
      <w:r w:rsidR="007976B9" w:rsidRPr="00BD0B06">
        <w:rPr>
          <w:rFonts w:asciiTheme="minorHAnsi" w:hAnsiTheme="minorHAnsi" w:cstheme="minorHAnsi"/>
        </w:rPr>
        <w:t>.</w:t>
      </w:r>
      <w:r w:rsidR="00192012" w:rsidRPr="00BD0B06">
        <w:rPr>
          <w:rFonts w:asciiTheme="minorHAnsi" w:hAnsiTheme="minorHAnsi" w:cstheme="minorHAnsi"/>
        </w:rPr>
        <w:t xml:space="preserve"> </w:t>
      </w:r>
      <w:r w:rsidR="00666979" w:rsidRPr="00BD0B06">
        <w:rPr>
          <w:rFonts w:asciiTheme="minorHAnsi" w:hAnsiTheme="minorHAnsi" w:cstheme="minorHAnsi"/>
        </w:rPr>
        <w:t>Types of Molten Salt and their Properties</w:t>
      </w:r>
      <w:bookmarkEnd w:id="7"/>
    </w:p>
    <w:p w14:paraId="1C7A3CBA" w14:textId="75362EA2" w:rsidR="00666979" w:rsidRPr="00BD0B06" w:rsidRDefault="00331FCD" w:rsidP="00666979">
      <w:pPr>
        <w:rPr>
          <w:rFonts w:cstheme="minorHAnsi"/>
        </w:rPr>
      </w:pPr>
      <w:bookmarkStart w:id="8" w:name="_Hlk147329861"/>
      <w:bookmarkStart w:id="9" w:name="_Hlk147329922"/>
      <w:r w:rsidRPr="00BD0B06">
        <w:rPr>
          <w:rFonts w:cstheme="minorHAnsi"/>
        </w:rPr>
        <w:t>Fo</w:t>
      </w:r>
      <w:r w:rsidR="00666979" w:rsidRPr="00BD0B06">
        <w:rPr>
          <w:rFonts w:cstheme="minorHAnsi"/>
        </w:rPr>
        <w:t>cus</w:t>
      </w:r>
      <w:r w:rsidRPr="00BD0B06">
        <w:rPr>
          <w:rFonts w:cstheme="minorHAnsi"/>
        </w:rPr>
        <w:t xml:space="preserve"> is directed</w:t>
      </w:r>
      <w:r w:rsidR="00666979" w:rsidRPr="00BD0B06">
        <w:rPr>
          <w:rFonts w:cstheme="minorHAnsi"/>
        </w:rPr>
        <w:t xml:space="preserve"> on </w:t>
      </w:r>
      <w:r w:rsidR="009F5D8A" w:rsidRPr="00BD0B06">
        <w:rPr>
          <w:rFonts w:cstheme="minorHAnsi"/>
        </w:rPr>
        <w:t xml:space="preserve">two types of </w:t>
      </w:r>
      <w:r w:rsidR="00666979" w:rsidRPr="00BD0B06">
        <w:rPr>
          <w:rFonts w:cstheme="minorHAnsi"/>
        </w:rPr>
        <w:t>fluoride salts: Li</w:t>
      </w:r>
      <w:r w:rsidR="00666979" w:rsidRPr="00BD0B06">
        <w:rPr>
          <w:rFonts w:cstheme="minorHAnsi"/>
          <w:vertAlign w:val="subscript"/>
        </w:rPr>
        <w:t>2</w:t>
      </w:r>
      <w:r w:rsidR="00666979" w:rsidRPr="00BD0B06">
        <w:rPr>
          <w:rFonts w:cstheme="minorHAnsi"/>
        </w:rPr>
        <w:t>BeF</w:t>
      </w:r>
      <w:r w:rsidR="00666979" w:rsidRPr="00BD0B06">
        <w:rPr>
          <w:rFonts w:cstheme="minorHAnsi"/>
          <w:vertAlign w:val="subscript"/>
        </w:rPr>
        <w:t>4</w:t>
      </w:r>
      <w:r w:rsidR="00666979" w:rsidRPr="00BD0B06">
        <w:rPr>
          <w:rFonts w:cstheme="minorHAnsi"/>
        </w:rPr>
        <w:t xml:space="preserve"> (FLiBe) and LiNaKF</w:t>
      </w:r>
      <w:r w:rsidR="00666979" w:rsidRPr="00BD0B06">
        <w:rPr>
          <w:rFonts w:cstheme="minorHAnsi"/>
          <w:vertAlign w:val="subscript"/>
        </w:rPr>
        <w:t>3</w:t>
      </w:r>
      <w:r w:rsidR="00666979" w:rsidRPr="00BD0B06">
        <w:rPr>
          <w:rFonts w:cstheme="minorHAnsi"/>
        </w:rPr>
        <w:t xml:space="preserve"> (FLiNaK).</w:t>
      </w:r>
      <w:r w:rsidRPr="00BD0B06">
        <w:rPr>
          <w:rFonts w:cstheme="minorHAnsi"/>
        </w:rPr>
        <w:t xml:space="preserve"> Any mention of other salts is done so for the sake of</w:t>
      </w:r>
      <w:r w:rsidR="00923D35" w:rsidRPr="00BD0B06">
        <w:rPr>
          <w:rFonts w:cstheme="minorHAnsi"/>
        </w:rPr>
        <w:t xml:space="preserve"> approximating behaviors to these two types.</w:t>
      </w:r>
    </w:p>
    <w:p w14:paraId="6BEE8D03" w14:textId="7C319DC0" w:rsidR="00666979" w:rsidRPr="00BD0B06" w:rsidRDefault="009F5D8A" w:rsidP="00666979">
      <w:pPr>
        <w:rPr>
          <w:rFonts w:cstheme="minorHAnsi"/>
        </w:rPr>
      </w:pPr>
      <w:r w:rsidRPr="00BD0B06">
        <w:rPr>
          <w:rFonts w:cstheme="minorHAnsi"/>
        </w:rPr>
        <w:t xml:space="preserve">FLiBe is a </w:t>
      </w:r>
      <w:r w:rsidR="00D06699" w:rsidRPr="00BD0B06">
        <w:rPr>
          <w:rFonts w:cstheme="minorHAnsi"/>
        </w:rPr>
        <w:t>0.66:0.34</w:t>
      </w:r>
      <w:r w:rsidRPr="00BD0B06">
        <w:rPr>
          <w:rFonts w:cstheme="minorHAnsi"/>
        </w:rPr>
        <w:t xml:space="preserve"> </w:t>
      </w:r>
      <w:r w:rsidR="00245EC9" w:rsidRPr="00BD0B06">
        <w:rPr>
          <w:rFonts w:cstheme="minorHAnsi"/>
        </w:rPr>
        <w:t xml:space="preserve">molar </w:t>
      </w:r>
      <w:r w:rsidRPr="00BD0B06">
        <w:rPr>
          <w:rFonts w:cstheme="minorHAnsi"/>
        </w:rPr>
        <w:t>mixture of LiF and BeF2</w:t>
      </w:r>
      <w:r w:rsidR="00D06699" w:rsidRPr="00BD0B06">
        <w:rPr>
          <w:rFonts w:cstheme="minorHAnsi"/>
        </w:rPr>
        <w:t xml:space="preserve"> respectively</w:t>
      </w:r>
      <w:r w:rsidRPr="00BD0B06">
        <w:rPr>
          <w:rFonts w:cstheme="minorHAnsi"/>
        </w:rPr>
        <w:t>. It has a melting point of 459°</w:t>
      </w:r>
      <w:commentRangeStart w:id="10"/>
      <w:r w:rsidRPr="00BD0B06">
        <w:rPr>
          <w:rFonts w:cstheme="minorHAnsi"/>
        </w:rPr>
        <w:t>C</w:t>
      </w:r>
      <w:commentRangeEnd w:id="10"/>
      <w:r w:rsidR="00C11950" w:rsidRPr="00BD0B06">
        <w:rPr>
          <w:rStyle w:val="CommentReference"/>
          <w:rFonts w:cstheme="minorHAnsi"/>
        </w:rPr>
        <w:commentReference w:id="10"/>
      </w:r>
      <w:r w:rsidR="004C5EEF" w:rsidRPr="00BD0B06">
        <w:rPr>
          <w:rFonts w:cstheme="minorHAnsi"/>
        </w:rPr>
        <w:t xml:space="preserve"> </w:t>
      </w:r>
      <w:r w:rsidR="006763DF" w:rsidRPr="00BD0B06">
        <w:rPr>
          <w:rFonts w:cstheme="minorHAnsi"/>
        </w:rPr>
        <w:fldChar w:fldCharType="begin"/>
      </w:r>
      <w:r w:rsidR="00AF4E58">
        <w:rPr>
          <w:rFonts w:cstheme="minorHAnsi"/>
        </w:rPr>
        <w:instrText xml:space="preserve"> ADDIN ZOTERO_ITEM CSL_CITATION {"citationID":"9mPGMfJC","properties":{"formattedCitation":"[16], [17]","plainCitation":"[16], [17]","noteIndex":0},"citationItems":[{"id":34,"uris":["http://zotero.org/users/8315333/items/I2BU5DL3",["http://zotero.org/users/8315333/items/I2BU5DL3"]],"itemData":{"id":34,"type":"article-journal","abstract":"Li 2 BeF 4 , or flibe, is the primary candidate coolant for the fluoride-salt-cooled high-temperature nuclear reactor (FHR). Kilogram quantities of pure flibe are required for repeatable corrosion tests of modern reactor materials. This paper details fluoride salt purification by the hydrofluorination–hydrogen process, which was used to regenerate 57.4 kg of flibe originating from the secondary loop of the molten salt reactor experiment (MSRE) at Oak Ridge National Laboratory (ORNL). Additionally, it expounds upon necessary handling precautions required to produce high-quality flibe and includes technological advancements which ease the purification and analysis process. Flibe batches produced at the University of Wisconsin are the largest since the MSRE program, enabling new corrosion, radiation, and thermal hydraulic testing around the United States.","container-title":"Journal of Nuclear Engineering and Radiation Science","DOI":"10.1115/1.4030963","ISSN":"2332-8983, 2332-8975","issue":"4","language":"en","page":"041010","source":"DOI.org (Crossref)","title":"Batch-Scale Hydrofluorination of Li27BeF4 to Support Molten Salt Reactor Development","volume":"1","author":[{"family":"Kelleher","given":"Brian C."},{"family":"Dolan","given":"Kieran P."},{"family":"Brooks","given":"Paul"},{"family":"Anderson","given":"Mark H."},{"family":"Sridharan","given":"Kumar"}],"issued":{"date-parts":[["2015",10,1]]}}},{"id":60,"uris":["http://zotero.org/users/8315333/items/AHS8XQ3N",["http://zotero.org/users/8315333/items/AHS8XQ3N"]],"itemData":{"id":60,"type":"article-journal","abstract":"The growing interest in energy applications of molten salts is justiﬁed by several of their properties. Their possibilities of usage as a coolant, heat transfer ﬂuid or heat storage substrate, require thermo-hydrodynamic reﬁned calculations. Many researchers are using simulation techniques, such as Computational Fluid Dynamics (CFD) for their projects or conceptual designs. The aim of this work is providing a review of basic properties (density, viscosity, thermal conductivity and heat capacity) of the most common and referred salt mixtures. After checking data, tabulated and graphical outputs are given in order to oﬀer the most suitable available values to be used as input parameters for other calculations or simulations. The reviewed values show a general scattering in characterization, mainly in thermal properties. This disagreement suggests that, in several cases, new studies must be started (and even new measurement techniques should be developed) to obtain accurate values.","container-title":"Chemical Engineering and Processing: Process Intensification","DOI":"10.1016/j.cep.2013.07.008","ISSN":"02552701","journalAbbreviation":"Chemical Engineering and Processing: Process Intensification","language":"en","note":"arXiv: 1307.7343","page":"87-102","source":"arXiv.org","title":"Molten salts database for energy applications","volume":"73","author":[{"family":"Serrano-López","given":"Roberto"},{"family":"Fradera","given":"Jordi"},{"family":"Cuesta-López","given":"Santiago"}],"issued":{"date-parts":[["2013",11]]}}}],"schema":"https://github.com/citation-style-language/schema/raw/master/csl-citation.json"} </w:instrText>
      </w:r>
      <w:r w:rsidR="006763DF" w:rsidRPr="00BD0B06">
        <w:rPr>
          <w:rFonts w:cstheme="minorHAnsi"/>
        </w:rPr>
        <w:fldChar w:fldCharType="separate"/>
      </w:r>
      <w:r w:rsidR="00B835BA" w:rsidRPr="00B835BA">
        <w:rPr>
          <w:rFonts w:ascii="Calibri" w:hAnsi="Calibri" w:cs="Calibri"/>
        </w:rPr>
        <w:t>[16], [17]</w:t>
      </w:r>
      <w:r w:rsidR="006763DF" w:rsidRPr="00BD0B06">
        <w:rPr>
          <w:rFonts w:cstheme="minorHAnsi"/>
        </w:rPr>
        <w:fldChar w:fldCharType="end"/>
      </w:r>
      <w:r w:rsidR="00BE757A" w:rsidRPr="00BD0B06">
        <w:rPr>
          <w:rFonts w:cstheme="minorHAnsi"/>
        </w:rPr>
        <w:t xml:space="preserve">. </w:t>
      </w:r>
      <w:r w:rsidR="007A0174" w:rsidRPr="00BD0B06">
        <w:rPr>
          <w:rFonts w:cstheme="minorHAnsi"/>
        </w:rPr>
        <w:t xml:space="preserve">It melts into a clear, neutral </w:t>
      </w:r>
      <w:commentRangeStart w:id="11"/>
      <w:r w:rsidR="007A0174" w:rsidRPr="00BD0B06">
        <w:rPr>
          <w:rFonts w:cstheme="minorHAnsi"/>
        </w:rPr>
        <w:t>solution</w:t>
      </w:r>
      <w:commentRangeEnd w:id="11"/>
      <w:r w:rsidR="00C11950" w:rsidRPr="00BD0B06">
        <w:rPr>
          <w:rStyle w:val="CommentReference"/>
          <w:rFonts w:cstheme="minorHAnsi"/>
        </w:rPr>
        <w:commentReference w:id="11"/>
      </w:r>
      <w:r w:rsidR="007A0174" w:rsidRPr="00BD0B06">
        <w:rPr>
          <w:rFonts w:cstheme="minorHAnsi"/>
        </w:rPr>
        <w:t xml:space="preserve"> making noticing contaminants rather easy. </w:t>
      </w:r>
      <w:r w:rsidR="000D4535" w:rsidRPr="00BD0B06">
        <w:rPr>
          <w:rFonts w:cstheme="minorHAnsi"/>
        </w:rPr>
        <w:t>It is typically favored as a fuel salt due to its more favorable nuclear cross section</w:t>
      </w:r>
      <w:r w:rsidR="00DC6884" w:rsidRPr="00BD0B06">
        <w:rPr>
          <w:rFonts w:cstheme="minorHAnsi"/>
        </w:rPr>
        <w:t xml:space="preserve"> neutral Lewis acid-base chemistry</w:t>
      </w:r>
      <w:r w:rsidR="00EF3815" w:rsidRPr="00BD0B06">
        <w:rPr>
          <w:rFonts w:cstheme="minorHAnsi"/>
        </w:rPr>
        <w:t xml:space="preserve"> </w:t>
      </w:r>
      <w:r w:rsidR="00EF3815" w:rsidRPr="00BD0B06">
        <w:rPr>
          <w:rFonts w:cstheme="minorHAnsi"/>
        </w:rPr>
        <w:fldChar w:fldCharType="begin"/>
      </w:r>
      <w:r w:rsidR="00AF4E58">
        <w:rPr>
          <w:rFonts w:cstheme="minorHAnsi"/>
        </w:rPr>
        <w:instrText xml:space="preserve"> ADDIN ZOTERO_ITEM CSL_CITATION {"citationID":"FpN2t2NF","properties":{"formattedCitation":"[18]","plainCitation":"[18]","noteIndex":0},"citationItems":[{"id":82,"uris":["http://zotero.org/users/8315333/items/PGEKXRGK",["http://zotero.org/users/8315333/items/PGEKXRGK"]],"itemData":{"id":82,"type":"book","abstract":"\"In recent years, molecular modelling has become an indispensable tool for studying the structure and dynamics of molten salts. In this chapter we first provide a short description of the state-of-the-art models and methods used for modelling molten salts at the atomic scale. In particular, we discuss the importance of polarization effects for obtaining accurate results. We then give some examples of the structure of several molten salts, as yielded by the simulations. We finish by describing how the transport properties, which encompass the diffusion coefficients, electrical conductivities, viscosities and thermal conductivities, are computed. By comparing the values given by the simulations to reference experimental data, we show that this technique can now be considered as highly predictive\"--","call-number":"QD189 .M597 2013","edition":"First edition","event-place":"Amsterdam","ISBN":"978-0-12-398538-5","language":"en","number-of-pages":"573","publisher":"Elsevier","publisher-place":"Amsterdam","source":"Library of Congress ISBN","title":"Molten salts chemistry: from lab to applications","title-short":"Molten salts chemistry","editor":[{"family":"Lantelme","given":"Frederic"},{"family":"Groult","given":"Henri"}],"issued":{"date-parts":[["2013"]]}}}],"schema":"https://github.com/citation-style-language/schema/raw/master/csl-citation.json"} </w:instrText>
      </w:r>
      <w:r w:rsidR="00EF3815" w:rsidRPr="00BD0B06">
        <w:rPr>
          <w:rFonts w:cstheme="minorHAnsi"/>
        </w:rPr>
        <w:fldChar w:fldCharType="separate"/>
      </w:r>
      <w:r w:rsidR="00B835BA" w:rsidRPr="00B835BA">
        <w:rPr>
          <w:rFonts w:ascii="Calibri" w:hAnsi="Calibri" w:cs="Calibri"/>
        </w:rPr>
        <w:t>[18]</w:t>
      </w:r>
      <w:r w:rsidR="00EF3815" w:rsidRPr="00BD0B06">
        <w:rPr>
          <w:rFonts w:cstheme="minorHAnsi"/>
        </w:rPr>
        <w:fldChar w:fldCharType="end"/>
      </w:r>
      <w:r w:rsidR="000D4535" w:rsidRPr="00BD0B06">
        <w:rPr>
          <w:rFonts w:cstheme="minorHAnsi"/>
        </w:rPr>
        <w:t xml:space="preserve">. </w:t>
      </w:r>
      <w:r w:rsidRPr="00BD0B06">
        <w:rPr>
          <w:rFonts w:cstheme="minorHAnsi"/>
        </w:rPr>
        <w:t xml:space="preserve">A </w:t>
      </w:r>
      <w:r w:rsidR="00666979" w:rsidRPr="00BD0B06">
        <w:rPr>
          <w:rFonts w:cstheme="minorHAnsi"/>
        </w:rPr>
        <w:t>FLiBe</w:t>
      </w:r>
      <w:r w:rsidRPr="00BD0B06">
        <w:rPr>
          <w:rFonts w:cstheme="minorHAnsi"/>
        </w:rPr>
        <w:t xml:space="preserve"> based mixture was used for the fuel loop of the </w:t>
      </w:r>
      <w:commentRangeStart w:id="12"/>
      <w:r w:rsidRPr="00BD0B06">
        <w:rPr>
          <w:rFonts w:cstheme="minorHAnsi"/>
        </w:rPr>
        <w:t>MSRE</w:t>
      </w:r>
      <w:commentRangeEnd w:id="12"/>
      <w:r w:rsidR="00C11950" w:rsidRPr="00BD0B06">
        <w:rPr>
          <w:rStyle w:val="CommentReference"/>
          <w:rFonts w:cstheme="minorHAnsi"/>
        </w:rPr>
        <w:commentReference w:id="12"/>
      </w:r>
      <w:r w:rsidRPr="00BD0B06">
        <w:rPr>
          <w:rFonts w:cstheme="minorHAnsi"/>
        </w:rPr>
        <w:t xml:space="preserve"> project</w:t>
      </w:r>
      <w:r w:rsidR="006763DF" w:rsidRPr="00BD0B06">
        <w:rPr>
          <w:rFonts w:cstheme="minorHAnsi"/>
        </w:rPr>
        <w:fldChar w:fldCharType="begin"/>
      </w:r>
      <w:r w:rsidR="00AF4E58">
        <w:rPr>
          <w:rFonts w:cstheme="minorHAnsi"/>
        </w:rPr>
        <w:instrText xml:space="preserve"> ADDIN ZOTERO_ITEM CSL_CITATION {"citationID":"msuDQwb6","properties":{"formattedCitation":"[19]\\uc0\\u8211{}[22]","plainCitation":"[19]–[22]","noteIndex":0},"citationItems":[{"id":23,"uris":["http://zotero.org/users/8315333/items/QQMV6UAK",["http://zotero.org/users/8315333/items/QQMV6UAK"]],"itemData":{"id":23,"type":"article-journal","container-title":"Nuclear Applications and Technology","DOI":"10.13182/NT8-2-118","ISSN":"0550-3043","issue":"2","journalAbbreviation":"Nuclear Applications and Technology","language":"en","page":"118-136","source":"DOI.org (Crossref)","title":"Experience with the Molten-Salt Reactor Experiment","volume":"8","author":[{"family":"Haubenreich","given":"Paul N."},{"family":"Engel","given":"J. R."}],"issued":{"date-parts":[["1970",2]]}}},{"id":10,"uris":["http://zotero.org/users/8315333/items/U53PY5SX",["http://zotero.org/users/8315333/items/U53PY5SX"]],"itemData":{"id":10,"type":"report","language":"en","note":"DOI: 10.2172/1543201","number":"ORNL/TM--2019/1195, 1543201","page":"ORNL/TM--2019/1195, 1543201","source":"DOI.org (Crossref)","title":"Review of Hazards Associated with Molten Salt Reactor Fuel Processing Operations","URL":"http://www.osti.gov/servlets/purl/1543201/","author":[{"family":"Mcfarlane","given":"Joanna"},{"family":"Taylor","given":"Paul Allen"},{"family":"Holcomb","given":"David Eugene"},{"family":"Poore III","given":"Willis"}],"accessed":{"date-parts":[["2021",8,2]]},"issued":{"date-parts":[["2019",6,1]]}}},{"id":63,"uris":["http://zotero.org/users/8315333/items/3YKKNXS2",["http://zotero.org/users/8315333/items/3YKKNXS2"]],"itemData":{"id":63,"type":"report","abstract":"A molten mixture of LiF, BeF2, ZrF,, and UF, served as the circulating fuel for the Molten-Salt Reactor Experiment. Its secondary coolant for transferring heat to an air-cooled radiator was a molten mixture of LiF and ReF2. A third mixture that was chemically identical to the coolant mixture was used in place of the fuel for prenuclear operations and subsequently to flush the reactor core after a fuel drain. Approximately 26,000 lb of these fused fluoride mixtures were prepared from component fluoride salts and loaded into the reactor facility by ORNE’s Reactor Chemistry Division. Techniques for handling molten fluorides and their production process for attaining high chemical purity were developed and applied simultaneously with the development of the molten-salt nuclear reactor concept. The plans and operations which were a part of the fueling of the MSRE are described.","language":"en","note":"DOI: 10.2172/4074869","number":"ORNL--4616, 4074869","page":"ORNL--4616, 4074869","source":"DOI.org (Crossref)","title":"PREPARATION AND HANDLING OF SALT MIXTURES FOR THE MOLTEN SALT REACTOR EXPERIMENT.","URL":"http://www.osti.gov/servlets/purl/4074869/","author":[{"family":"Shaffer","given":"J.H."}],"accessed":{"date-parts":[["2021",8,2]]},"issued":{"date-parts":[["1971",1,1]]}}},{"id":14,"uris":["http://zotero.org/users/8315333/items/XA67Y4EL",["http://zotero.org/users/8315333/items/XA67Y4EL"]],"itemData":{"id":14,"type":"report","language":"en","page":"300","publisher":"Oak Ridge National Lab","source":"Zotero","title":"Molten-Salt Reactor Program semiannual progress report for period ending February 28, 1971","author":[{"family":"Rosenthal","given":"M.W."},{"family":"Briggs","given":"R.B."},{"family":"Haubenreich","given":"P.N."}]}}],"schema":"https://github.com/citation-style-language/schema/raw/master/csl-citation.json"} </w:instrText>
      </w:r>
      <w:r w:rsidR="006763DF" w:rsidRPr="00BD0B06">
        <w:rPr>
          <w:rFonts w:cstheme="minorHAnsi"/>
        </w:rPr>
        <w:fldChar w:fldCharType="separate"/>
      </w:r>
      <w:r w:rsidR="00B835BA" w:rsidRPr="00B835BA">
        <w:rPr>
          <w:rFonts w:ascii="Calibri" w:hAnsi="Calibri" w:cs="Calibri"/>
          <w:szCs w:val="24"/>
        </w:rPr>
        <w:t>[19]–[22]</w:t>
      </w:r>
      <w:r w:rsidR="006763DF" w:rsidRPr="00BD0B06">
        <w:rPr>
          <w:rFonts w:cstheme="minorHAnsi"/>
        </w:rPr>
        <w:fldChar w:fldCharType="end"/>
      </w:r>
      <w:r w:rsidRPr="00BD0B06">
        <w:rPr>
          <w:rFonts w:cstheme="minorHAnsi"/>
        </w:rPr>
        <w:t>.</w:t>
      </w:r>
      <w:r w:rsidR="00D06699" w:rsidRPr="00BD0B06">
        <w:rPr>
          <w:rFonts w:cstheme="minorHAnsi"/>
        </w:rPr>
        <w:t xml:space="preserve"> Its density</w:t>
      </w:r>
      <w:r w:rsidR="0028404B" w:rsidRPr="00BD0B06">
        <w:rPr>
          <w:rFonts w:cstheme="minorHAnsi"/>
        </w:rPr>
        <w:t xml:space="preserve"> </w:t>
      </w:r>
      <w:r w:rsidR="00E70D7C" w:rsidRPr="00BD0B06">
        <w:rPr>
          <w:rFonts w:cstheme="minorHAnsi"/>
        </w:rPr>
        <w:t>(ρ)</w:t>
      </w:r>
      <w:r w:rsidR="00D06699" w:rsidRPr="00BD0B06">
        <w:rPr>
          <w:rFonts w:cstheme="minorHAnsi"/>
        </w:rPr>
        <w:t>, dynamic viscosity</w:t>
      </w:r>
      <w:r w:rsidR="0028404B" w:rsidRPr="00BD0B06">
        <w:rPr>
          <w:rFonts w:cstheme="minorHAnsi"/>
        </w:rPr>
        <w:t xml:space="preserve"> (η)</w:t>
      </w:r>
      <w:r w:rsidR="00E70D7C" w:rsidRPr="00BD0B06">
        <w:rPr>
          <w:rFonts w:cstheme="minorHAnsi"/>
        </w:rPr>
        <w:t>, thermal conductivity</w:t>
      </w:r>
      <w:r w:rsidR="0028404B" w:rsidRPr="00BD0B06">
        <w:rPr>
          <w:rFonts w:cstheme="minorHAnsi"/>
        </w:rPr>
        <w:t xml:space="preserve"> (λ)</w:t>
      </w:r>
      <w:r w:rsidR="00E70D7C" w:rsidRPr="00BD0B06">
        <w:rPr>
          <w:rFonts w:cstheme="minorHAnsi"/>
        </w:rPr>
        <w:t xml:space="preserve">, and heat capacity </w:t>
      </w:r>
      <w:r w:rsidR="0028404B" w:rsidRPr="00BD0B06">
        <w:rPr>
          <w:rFonts w:cstheme="minorHAnsi"/>
        </w:rPr>
        <w:t xml:space="preserve">(Cp) </w:t>
      </w:r>
      <w:r w:rsidR="00E70D7C" w:rsidRPr="00BD0B06">
        <w:rPr>
          <w:rFonts w:cstheme="minorHAnsi"/>
        </w:rPr>
        <w:t>are shown in equations 1-4</w:t>
      </w:r>
      <w:r w:rsidR="00EF3815" w:rsidRPr="00BD0B06">
        <w:rPr>
          <w:rFonts w:cstheme="minorHAnsi"/>
        </w:rPr>
        <w:t xml:space="preserve"> </w:t>
      </w:r>
      <w:r w:rsidR="00EF3815" w:rsidRPr="00BD0B06">
        <w:rPr>
          <w:rFonts w:cstheme="minorHAnsi"/>
        </w:rPr>
        <w:fldChar w:fldCharType="begin"/>
      </w:r>
      <w:r w:rsidR="00AF4E58">
        <w:rPr>
          <w:rFonts w:cstheme="minorHAnsi"/>
        </w:rPr>
        <w:instrText xml:space="preserve"> ADDIN ZOTERO_ITEM CSL_CITATION {"citationID":"sBRKtHoz","properties":{"formattedCitation":"[17]","plainCitation":"[17]","noteIndex":0},"citationItems":[{"id":60,"uris":["http://zotero.org/users/8315333/items/AHS8XQ3N",["http://zotero.org/users/8315333/items/AHS8XQ3N"]],"itemData":{"id":60,"type":"article-journal","abstract":"The growing interest in energy applications of molten salts is justiﬁed by several of their properties. Their possibilities of usage as a coolant, heat transfer ﬂuid or heat storage substrate, require thermo-hydrodynamic reﬁned calculations. Many researchers are using simulation techniques, such as Computational Fluid Dynamics (CFD) for their projects or conceptual designs. The aim of this work is providing a review of basic properties (density, viscosity, thermal conductivity and heat capacity) of the most common and referred salt mixtures. After checking data, tabulated and graphical outputs are given in order to oﬀer the most suitable available values to be used as input parameters for other calculations or simulations. The reviewed values show a general scattering in characterization, mainly in thermal properties. This disagreement suggests that, in several cases, new studies must be started (and even new measurement techniques should be developed) to obtain accurate values.","container-title":"Chemical Engineering and Processing: Process Intensification","DOI":"10.1016/j.cep.2013.07.008","ISSN":"02552701","journalAbbreviation":"Chemical Engineering and Processing: Process Intensification","language":"en","note":"arXiv: 1307.7343","page":"87-102","source":"arXiv.org","title":"Molten salts database for energy applications","volume":"73","author":[{"family":"Serrano-López","given":"Roberto"},{"family":"Fradera","given":"Jordi"},{"family":"Cuesta-López","given":"Santiago"}],"issued":{"date-parts":[["2013",11]]}}}],"schema":"https://github.com/citation-style-language/schema/raw/master/csl-citation.json"} </w:instrText>
      </w:r>
      <w:r w:rsidR="00EF3815" w:rsidRPr="00BD0B06">
        <w:rPr>
          <w:rFonts w:cstheme="minorHAnsi"/>
        </w:rPr>
        <w:fldChar w:fldCharType="separate"/>
      </w:r>
      <w:r w:rsidR="00B835BA" w:rsidRPr="00B835BA">
        <w:rPr>
          <w:rFonts w:ascii="Calibri" w:hAnsi="Calibri" w:cs="Calibri"/>
        </w:rPr>
        <w:t>[17]</w:t>
      </w:r>
      <w:r w:rsidR="00EF3815" w:rsidRPr="00BD0B06">
        <w:rPr>
          <w:rFonts w:cstheme="minorHAnsi"/>
        </w:rPr>
        <w:fldChar w:fldCharType="end"/>
      </w:r>
      <w:r w:rsidR="00E70D7C" w:rsidRPr="00BD0B06">
        <w:rPr>
          <w:rFonts w:cstheme="minorHAnsi"/>
        </w:rPr>
        <w:t>.</w:t>
      </w:r>
    </w:p>
    <w:bookmarkEnd w:id="9"/>
    <w:p w14:paraId="244E3007" w14:textId="65FC508D" w:rsidR="00D06699" w:rsidRPr="00BD0B06" w:rsidRDefault="00D06699" w:rsidP="00666979">
      <w:pPr>
        <w:rPr>
          <w:rFonts w:eastAsiaTheme="minorEastAsia" w:cstheme="minorHAnsi"/>
        </w:rPr>
      </w:pPr>
      <m:oMathPara>
        <m:oMathParaPr>
          <m:jc m:val="right"/>
        </m:oMathParaPr>
        <m:oMath>
          <m:r>
            <m:rPr>
              <m:sty m:val="p"/>
            </m:rPr>
            <w:rPr>
              <w:rFonts w:ascii="Cambria Math" w:hAnsi="Cambria Math" w:cstheme="minorHAnsi"/>
            </w:rPr>
            <m:t xml:space="preserve">ρ </m:t>
          </m:r>
          <m:d>
            <m:dPr>
              <m:ctrlPr>
                <w:rPr>
                  <w:rFonts w:ascii="Cambria Math" w:hAnsi="Cambria Math" w:cstheme="minorHAnsi"/>
                </w:rPr>
              </m:ctrlPr>
            </m:dPr>
            <m:e>
              <m:f>
                <m:fPr>
                  <m:ctrlPr>
                    <w:rPr>
                      <w:rFonts w:ascii="Cambria Math" w:hAnsi="Cambria Math" w:cstheme="minorHAnsi"/>
                    </w:rPr>
                  </m:ctrlPr>
                </m:fPr>
                <m:num>
                  <m:r>
                    <m:rPr>
                      <m:sty m:val="p"/>
                    </m:rPr>
                    <w:rPr>
                      <w:rFonts w:ascii="Cambria Math" w:hAnsi="Cambria Math" w:cstheme="minorHAnsi"/>
                    </w:rPr>
                    <m:t>kg</m:t>
                  </m:r>
                </m:num>
                <m:den>
                  <m:sSup>
                    <m:sSupPr>
                      <m:ctrlPr>
                        <w:rPr>
                          <w:rFonts w:ascii="Cambria Math" w:hAnsi="Cambria Math" w:cstheme="minorHAnsi"/>
                        </w:rPr>
                      </m:ctrlPr>
                    </m:sSupPr>
                    <m:e>
                      <m:r>
                        <m:rPr>
                          <m:sty m:val="p"/>
                        </m:rPr>
                        <w:rPr>
                          <w:rFonts w:ascii="Cambria Math" w:hAnsi="Cambria Math" w:cstheme="minorHAnsi"/>
                        </w:rPr>
                        <m:t>m</m:t>
                      </m:r>
                    </m:e>
                    <m:sup>
                      <m:r>
                        <m:rPr>
                          <m:sty m:val="p"/>
                        </m:rPr>
                        <w:rPr>
                          <w:rFonts w:ascii="Cambria Math" w:hAnsi="Cambria Math" w:cstheme="minorHAnsi"/>
                        </w:rPr>
                        <m:t>3</m:t>
                      </m:r>
                    </m:sup>
                  </m:sSup>
                </m:den>
              </m:f>
            </m:e>
          </m:d>
          <m:r>
            <m:rPr>
              <m:sty m:val="p"/>
            </m:rPr>
            <w:rPr>
              <w:rFonts w:ascii="Cambria Math" w:hAnsi="Cambria Math" w:cstheme="minorHAnsi"/>
            </w:rPr>
            <m:t>=2413.03-0.4884*T</m:t>
          </m:r>
          <m:d>
            <m:dPr>
              <m:ctrlPr>
                <w:rPr>
                  <w:rFonts w:ascii="Cambria Math" w:hAnsi="Cambria Math" w:cstheme="minorHAnsi"/>
                </w:rPr>
              </m:ctrlPr>
            </m:dPr>
            <m:e>
              <m:r>
                <m:rPr>
                  <m:sty m:val="p"/>
                </m:rPr>
                <w:rPr>
                  <w:rFonts w:ascii="Cambria Math" w:hAnsi="Cambria Math" w:cstheme="minorHAnsi"/>
                </w:rPr>
                <m:t>K</m:t>
              </m:r>
            </m:e>
          </m:d>
          <m:r>
            <m:rPr>
              <m:sty m:val="p"/>
            </m:rPr>
            <w:rPr>
              <w:rFonts w:ascii="Cambria Math" w:hAnsi="Cambria Math" w:cstheme="minorHAnsi"/>
            </w:rPr>
            <m:t>, T∈[788-1094]                                            (1)</m:t>
          </m:r>
        </m:oMath>
      </m:oMathPara>
    </w:p>
    <w:p w14:paraId="5A162B28" w14:textId="3F13D095" w:rsidR="00D06699" w:rsidRPr="00BD0B06" w:rsidRDefault="00D06699" w:rsidP="00666979">
      <w:pPr>
        <w:rPr>
          <w:rFonts w:eastAsiaTheme="minorEastAsia" w:cstheme="minorHAnsi"/>
        </w:rPr>
      </w:pPr>
      <m:oMathPara>
        <m:oMathParaPr>
          <m:jc m:val="right"/>
        </m:oMathParaPr>
        <m:oMath>
          <m:r>
            <m:rPr>
              <m:sty m:val="p"/>
            </m:rPr>
            <w:rPr>
              <w:rFonts w:ascii="Cambria Math" w:hAnsi="Cambria Math" w:cstheme="minorHAnsi"/>
            </w:rPr>
            <m:t xml:space="preserve">η </m:t>
          </m:r>
          <m:d>
            <m:dPr>
              <m:ctrlPr>
                <w:rPr>
                  <w:rFonts w:ascii="Cambria Math" w:hAnsi="Cambria Math" w:cstheme="minorHAnsi"/>
                </w:rPr>
              </m:ctrlPr>
            </m:dPr>
            <m:e>
              <m:r>
                <m:rPr>
                  <m:sty m:val="p"/>
                </m:rPr>
                <w:rPr>
                  <w:rFonts w:ascii="Cambria Math" w:hAnsi="Cambria Math" w:cstheme="minorHAnsi"/>
                </w:rPr>
                <m:t>Pa* s</m:t>
              </m:r>
            </m:e>
          </m:d>
          <m:r>
            <m:rPr>
              <m:sty m:val="p"/>
            </m:rPr>
            <w:rPr>
              <w:rFonts w:ascii="Cambria Math" w:hAnsi="Cambria Math" w:cstheme="minorHAnsi"/>
            </w:rPr>
            <m:t>= 0.000116·exp</m:t>
          </m:r>
          <m:d>
            <m:dPr>
              <m:ctrlPr>
                <w:rPr>
                  <w:rFonts w:ascii="Cambria Math" w:hAnsi="Cambria Math" w:cstheme="minorHAnsi"/>
                </w:rPr>
              </m:ctrlPr>
            </m:dPr>
            <m:e>
              <m:r>
                <m:rPr>
                  <m:sty m:val="p"/>
                </m:rPr>
                <w:rPr>
                  <w:rFonts w:ascii="Cambria Math" w:hAnsi="Cambria Math" w:cstheme="minorHAnsi"/>
                </w:rPr>
                <m:t xml:space="preserve"> 3755 T</m:t>
              </m:r>
              <m:d>
                <m:dPr>
                  <m:ctrlPr>
                    <w:rPr>
                      <w:rFonts w:ascii="Cambria Math" w:hAnsi="Cambria Math" w:cstheme="minorHAnsi"/>
                    </w:rPr>
                  </m:ctrlPr>
                </m:dPr>
                <m:e>
                  <m:r>
                    <m:rPr>
                      <m:sty m:val="p"/>
                    </m:rPr>
                    <w:rPr>
                      <w:rFonts w:ascii="Cambria Math" w:hAnsi="Cambria Math" w:cstheme="minorHAnsi"/>
                    </w:rPr>
                    <m:t>K</m:t>
                  </m:r>
                </m:e>
              </m:d>
            </m:e>
          </m:d>
          <m:r>
            <m:rPr>
              <m:sty m:val="p"/>
            </m:rPr>
            <w:rPr>
              <w:rFonts w:ascii="Cambria Math" w:hAnsi="Cambria Math" w:cstheme="minorHAnsi"/>
            </w:rPr>
            <m:t>, T∈</m:t>
          </m:r>
          <m:d>
            <m:dPr>
              <m:begChr m:val="["/>
              <m:endChr m:val="]"/>
              <m:ctrlPr>
                <w:rPr>
                  <w:rFonts w:ascii="Cambria Math" w:hAnsi="Cambria Math" w:cstheme="minorHAnsi"/>
                </w:rPr>
              </m:ctrlPr>
            </m:dPr>
            <m:e>
              <m:r>
                <m:rPr>
                  <m:sty m:val="p"/>
                </m:rPr>
                <w:rPr>
                  <w:rFonts w:ascii="Cambria Math" w:hAnsi="Cambria Math" w:cstheme="minorHAnsi"/>
                </w:rPr>
                <m:t>800-1050</m:t>
              </m:r>
            </m:e>
          </m:d>
          <m:r>
            <w:rPr>
              <w:rFonts w:ascii="Cambria Math" w:hAnsi="Cambria Math" w:cstheme="minorHAnsi"/>
            </w:rPr>
            <m:t xml:space="preserve">                                       (2)</m:t>
          </m:r>
        </m:oMath>
      </m:oMathPara>
    </w:p>
    <w:p w14:paraId="61C7EB21" w14:textId="19BAD55A" w:rsidR="00E70D7C" w:rsidRPr="00BD0B06" w:rsidRDefault="00E70D7C" w:rsidP="00666979">
      <w:pPr>
        <w:rPr>
          <w:rFonts w:eastAsiaTheme="minorEastAsia" w:cstheme="minorHAnsi"/>
          <w:iCs/>
        </w:rPr>
      </w:pPr>
      <m:oMathPara>
        <m:oMathParaPr>
          <m:jc m:val="right"/>
        </m:oMathParaPr>
        <m:oMath>
          <m:r>
            <m:rPr>
              <m:sty m:val="p"/>
            </m:rPr>
            <w:rPr>
              <w:rFonts w:ascii="Cambria Math" w:hAnsi="Cambria Math" w:cstheme="minorHAnsi"/>
            </w:rPr>
            <m:t>λ</m:t>
          </m:r>
          <m:d>
            <m:dPr>
              <m:ctrlPr>
                <w:rPr>
                  <w:rFonts w:ascii="Cambria Math" w:hAnsi="Cambria Math" w:cstheme="minorHAnsi"/>
                  <w:iCs/>
                </w:rPr>
              </m:ctrlPr>
            </m:dPr>
            <m:e>
              <m:f>
                <m:fPr>
                  <m:ctrlPr>
                    <w:rPr>
                      <w:rFonts w:ascii="Cambria Math" w:hAnsi="Cambria Math" w:cstheme="minorHAnsi"/>
                      <w:iCs/>
                    </w:rPr>
                  </m:ctrlPr>
                </m:fPr>
                <m:num>
                  <m:r>
                    <m:rPr>
                      <m:sty m:val="p"/>
                    </m:rPr>
                    <w:rPr>
                      <w:rFonts w:ascii="Cambria Math" w:hAnsi="Cambria Math" w:cstheme="minorHAnsi"/>
                    </w:rPr>
                    <m:t>W</m:t>
                  </m:r>
                </m:num>
                <m:den>
                  <m:r>
                    <m:rPr>
                      <m:sty m:val="p"/>
                    </m:rPr>
                    <w:rPr>
                      <w:rFonts w:ascii="Cambria Math" w:hAnsi="Cambria Math" w:cstheme="minorHAnsi"/>
                    </w:rPr>
                    <m:t>m*K</m:t>
                  </m:r>
                </m:den>
              </m:f>
            </m:e>
          </m:d>
          <m:r>
            <m:rPr>
              <m:sty m:val="p"/>
            </m:rPr>
            <w:rPr>
              <w:rFonts w:ascii="Cambria Math" w:hAnsi="Cambria Math" w:cstheme="minorHAnsi"/>
            </w:rPr>
            <m:t>=1.10                                                                            (3)</m:t>
          </m:r>
        </m:oMath>
      </m:oMathPara>
    </w:p>
    <w:p w14:paraId="32550FB5" w14:textId="7F02A1E7" w:rsidR="00E70D7C" w:rsidRPr="00BD0B06" w:rsidRDefault="0028404B" w:rsidP="00666979">
      <w:pPr>
        <w:rPr>
          <w:rFonts w:cstheme="minorHAnsi"/>
        </w:rPr>
      </w:pPr>
      <m:oMathPara>
        <m:oMathParaPr>
          <m:jc m:val="right"/>
        </m:oMathParaPr>
        <m:oMath>
          <m:r>
            <m:rPr>
              <m:sty m:val="p"/>
            </m:rPr>
            <w:rPr>
              <w:rFonts w:ascii="Cambria Math" w:hAnsi="Cambria Math" w:cstheme="minorHAnsi"/>
            </w:rPr>
            <m:t>Cp</m:t>
          </m:r>
          <m:d>
            <m:dPr>
              <m:ctrlPr>
                <w:rPr>
                  <w:rFonts w:ascii="Cambria Math" w:hAnsi="Cambria Math" w:cstheme="minorHAnsi"/>
                </w:rPr>
              </m:ctrlPr>
            </m:dPr>
            <m:e>
              <m:f>
                <m:fPr>
                  <m:ctrlPr>
                    <w:rPr>
                      <w:rFonts w:ascii="Cambria Math" w:hAnsi="Cambria Math" w:cstheme="minorHAnsi"/>
                    </w:rPr>
                  </m:ctrlPr>
                </m:fPr>
                <m:num>
                  <m:r>
                    <m:rPr>
                      <m:sty m:val="p"/>
                    </m:rPr>
                    <w:rPr>
                      <w:rFonts w:ascii="Cambria Math" w:hAnsi="Cambria Math" w:cstheme="minorHAnsi"/>
                    </w:rPr>
                    <m:t>J</m:t>
                  </m:r>
                </m:num>
                <m:den>
                  <m:r>
                    <m:rPr>
                      <m:sty m:val="p"/>
                    </m:rPr>
                    <w:rPr>
                      <w:rFonts w:ascii="Cambria Math" w:hAnsi="Cambria Math" w:cstheme="minorHAnsi"/>
                    </w:rPr>
                    <m:t>kg*K</m:t>
                  </m:r>
                </m:den>
              </m:f>
            </m:e>
          </m:d>
          <m:r>
            <m:rPr>
              <m:sty m:val="p"/>
            </m:rPr>
            <w:rPr>
              <w:rFonts w:ascii="Cambria Math" w:hAnsi="Cambria Math" w:cstheme="minorHAnsi"/>
            </w:rPr>
            <m:t>=2385                                                                          (4)</m:t>
          </m:r>
        </m:oMath>
      </m:oMathPara>
    </w:p>
    <w:p w14:paraId="552B6703" w14:textId="4346DF1C" w:rsidR="00245EC9" w:rsidRPr="00BD0B06" w:rsidRDefault="00245EC9" w:rsidP="00666979">
      <w:pPr>
        <w:rPr>
          <w:rFonts w:cstheme="minorHAnsi"/>
        </w:rPr>
      </w:pPr>
      <w:bookmarkStart w:id="13" w:name="_Hlk147330061"/>
      <w:r w:rsidRPr="00BD0B06">
        <w:rPr>
          <w:rFonts w:cstheme="minorHAnsi"/>
        </w:rPr>
        <w:t xml:space="preserve">FLiNaK is a </w:t>
      </w:r>
      <w:r w:rsidR="00D06699" w:rsidRPr="00BD0B06">
        <w:rPr>
          <w:rFonts w:cstheme="minorHAnsi"/>
        </w:rPr>
        <w:t>0.465:0.115:0.42</w:t>
      </w:r>
      <w:r w:rsidRPr="00BD0B06">
        <w:rPr>
          <w:rFonts w:cstheme="minorHAnsi"/>
        </w:rPr>
        <w:t xml:space="preserve"> molar mixture of LiF, NaF, and KF</w:t>
      </w:r>
      <w:r w:rsidR="00D06699" w:rsidRPr="00BD0B06">
        <w:rPr>
          <w:rFonts w:cstheme="minorHAnsi"/>
        </w:rPr>
        <w:t xml:space="preserve"> </w:t>
      </w:r>
      <w:r w:rsidR="00861E13" w:rsidRPr="00BD0B06">
        <w:rPr>
          <w:rFonts w:cstheme="minorHAnsi"/>
        </w:rPr>
        <w:t>respectively</w:t>
      </w:r>
      <w:r w:rsidRPr="00BD0B06">
        <w:rPr>
          <w:rFonts w:cstheme="minorHAnsi"/>
        </w:rPr>
        <w:t>. It has a melting point of 454°</w:t>
      </w:r>
      <w:commentRangeStart w:id="14"/>
      <w:r w:rsidRPr="00BD0B06">
        <w:rPr>
          <w:rFonts w:cstheme="minorHAnsi"/>
        </w:rPr>
        <w:t>C</w:t>
      </w:r>
      <w:commentRangeEnd w:id="14"/>
      <w:r w:rsidR="003301FA" w:rsidRPr="00BD0B06">
        <w:rPr>
          <w:rStyle w:val="CommentReference"/>
          <w:rFonts w:cstheme="minorHAnsi"/>
        </w:rPr>
        <w:commentReference w:id="14"/>
      </w:r>
      <w:r w:rsidR="00F675A1" w:rsidRPr="00BD0B06">
        <w:rPr>
          <w:rFonts w:cstheme="minorHAnsi"/>
        </w:rPr>
        <w:t xml:space="preserve"> </w:t>
      </w:r>
      <w:r w:rsidR="00EF3815" w:rsidRPr="00BD0B06">
        <w:rPr>
          <w:rFonts w:cstheme="minorHAnsi"/>
        </w:rPr>
        <w:fldChar w:fldCharType="begin"/>
      </w:r>
      <w:r w:rsidR="00AF4E58">
        <w:rPr>
          <w:rFonts w:cstheme="minorHAnsi"/>
        </w:rPr>
        <w:instrText xml:space="preserve"> ADDIN ZOTERO_ITEM CSL_CITATION {"citationID":"m43YHTlL","properties":{"formattedCitation":"[17]","plainCitation":"[17]","noteIndex":0},"citationItems":[{"id":60,"uris":["http://zotero.org/users/8315333/items/AHS8XQ3N",["http://zotero.org/users/8315333/items/AHS8XQ3N"]],"itemData":{"id":60,"type":"article-journal","abstract":"The growing interest in energy applications of molten salts is justiﬁed by several of their properties. Their possibilities of usage as a coolant, heat transfer ﬂuid or heat storage substrate, require thermo-hydrodynamic reﬁned calculations. Many researchers are using simulation techniques, such as Computational Fluid Dynamics (CFD) for their projects or conceptual designs. The aim of this work is providing a review of basic properties (density, viscosity, thermal conductivity and heat capacity) of the most common and referred salt mixtures. After checking data, tabulated and graphical outputs are given in order to oﬀer the most suitable available values to be used as input parameters for other calculations or simulations. The reviewed values show a general scattering in characterization, mainly in thermal properties. This disagreement suggests that, in several cases, new studies must be started (and even new measurement techniques should be developed) to obtain accurate values.","container-title":"Chemical Engineering and Processing: Process Intensification","DOI":"10.1016/j.cep.2013.07.008","ISSN":"02552701","journalAbbreviation":"Chemical Engineering and Processing: Process Intensification","language":"en","note":"arXiv: 1307.7343","page":"87-102","source":"arXiv.org","title":"Molten salts database for energy applications","volume":"73","author":[{"family":"Serrano-López","given":"Roberto"},{"family":"Fradera","given":"Jordi"},{"family":"Cuesta-López","given":"Santiago"}],"issued":{"date-parts":[["2013",11]]}}}],"schema":"https://github.com/citation-style-language/schema/raw/master/csl-citation.json"} </w:instrText>
      </w:r>
      <w:r w:rsidR="00EF3815" w:rsidRPr="00BD0B06">
        <w:rPr>
          <w:rFonts w:cstheme="minorHAnsi"/>
        </w:rPr>
        <w:fldChar w:fldCharType="separate"/>
      </w:r>
      <w:r w:rsidR="00B835BA" w:rsidRPr="00B835BA">
        <w:rPr>
          <w:rFonts w:ascii="Calibri" w:hAnsi="Calibri" w:cs="Calibri"/>
        </w:rPr>
        <w:t>[17]</w:t>
      </w:r>
      <w:r w:rsidR="00EF3815" w:rsidRPr="00BD0B06">
        <w:rPr>
          <w:rFonts w:cstheme="minorHAnsi"/>
        </w:rPr>
        <w:fldChar w:fldCharType="end"/>
      </w:r>
      <w:r w:rsidR="007A0174" w:rsidRPr="00BD0B06">
        <w:rPr>
          <w:rFonts w:cstheme="minorHAnsi"/>
        </w:rPr>
        <w:t xml:space="preserve">. It melts into a clear, </w:t>
      </w:r>
      <w:r w:rsidR="009F2EAA" w:rsidRPr="00BD0B06">
        <w:rPr>
          <w:rFonts w:cstheme="minorHAnsi"/>
        </w:rPr>
        <w:t xml:space="preserve">chemically </w:t>
      </w:r>
      <w:r w:rsidR="007A0174" w:rsidRPr="00BD0B06">
        <w:rPr>
          <w:rFonts w:cstheme="minorHAnsi"/>
        </w:rPr>
        <w:t xml:space="preserve">basic </w:t>
      </w:r>
      <w:commentRangeStart w:id="15"/>
      <w:r w:rsidR="007A0174" w:rsidRPr="00BD0B06">
        <w:rPr>
          <w:rFonts w:cstheme="minorHAnsi"/>
        </w:rPr>
        <w:t>solution</w:t>
      </w:r>
      <w:commentRangeEnd w:id="15"/>
      <w:r w:rsidR="00C02DC2" w:rsidRPr="00BD0B06">
        <w:rPr>
          <w:rStyle w:val="CommentReference"/>
          <w:rFonts w:cstheme="minorHAnsi"/>
        </w:rPr>
        <w:commentReference w:id="15"/>
      </w:r>
      <w:r w:rsidR="00EF3815" w:rsidRPr="00BD0B06">
        <w:rPr>
          <w:rFonts w:cstheme="minorHAnsi"/>
        </w:rPr>
        <w:t xml:space="preserve"> </w:t>
      </w:r>
      <w:r w:rsidR="00EF3815" w:rsidRPr="00BD0B06">
        <w:rPr>
          <w:rFonts w:cstheme="minorHAnsi"/>
        </w:rPr>
        <w:fldChar w:fldCharType="begin"/>
      </w:r>
      <w:r w:rsidR="00AF4E58">
        <w:rPr>
          <w:rFonts w:cstheme="minorHAnsi"/>
        </w:rPr>
        <w:instrText xml:space="preserve"> ADDIN ZOTERO_ITEM CSL_CITATION {"citationID":"UlQnp9mi","properties":{"formattedCitation":"[18]","plainCitation":"[18]","noteIndex":0},"citationItems":[{"id":82,"uris":["http://zotero.org/users/8315333/items/PGEKXRGK",["http://zotero.org/users/8315333/items/PGEKXRGK"]],"itemData":{"id":82,"type":"book","abstract":"\"In recent years, molecular modelling has become an indispensable tool for studying the structure and dynamics of molten salts. In this chapter we first provide a short description of the state-of-the-art models and methods used for modelling molten salts at the atomic scale. In particular, we discuss the importance of polarization effects for obtaining accurate results. We then give some examples of the structure of several molten salts, as yielded by the simulations. We finish by describing how the transport properties, which encompass the diffusion coefficients, electrical conductivities, viscosities and thermal conductivities, are computed. By comparing the values given by the simulations to reference experimental data, we show that this technique can now be considered as highly predictive\"--","call-number":"QD189 .M597 2013","edition":"First edition","event-place":"Amsterdam","ISBN":"978-0-12-398538-5","language":"en","number-of-pages":"573","publisher":"Elsevier","publisher-place":"Amsterdam","source":"Library of Congress ISBN","title":"Molten salts chemistry: from lab to applications","title-short":"Molten salts chemistry","editor":[{"family":"Lantelme","given":"Frederic"},{"family":"Groult","given":"Henri"}],"issued":{"date-parts":[["2013"]]}}}],"schema":"https://github.com/citation-style-language/schema/raw/master/csl-citation.json"} </w:instrText>
      </w:r>
      <w:r w:rsidR="00EF3815" w:rsidRPr="00BD0B06">
        <w:rPr>
          <w:rFonts w:cstheme="minorHAnsi"/>
        </w:rPr>
        <w:fldChar w:fldCharType="separate"/>
      </w:r>
      <w:r w:rsidR="00B835BA" w:rsidRPr="00B835BA">
        <w:rPr>
          <w:rFonts w:ascii="Calibri" w:hAnsi="Calibri" w:cs="Calibri"/>
        </w:rPr>
        <w:t>[18]</w:t>
      </w:r>
      <w:r w:rsidR="00EF3815" w:rsidRPr="00BD0B06">
        <w:rPr>
          <w:rFonts w:cstheme="minorHAnsi"/>
        </w:rPr>
        <w:fldChar w:fldCharType="end"/>
      </w:r>
      <w:r w:rsidR="007A0174" w:rsidRPr="00BD0B06">
        <w:rPr>
          <w:rFonts w:cstheme="minorHAnsi"/>
        </w:rPr>
        <w:t>. FLiNaK is often used in place of FLiBe in molten salt research</w:t>
      </w:r>
      <w:r w:rsidR="00B16CD4" w:rsidRPr="00BD0B06">
        <w:rPr>
          <w:rFonts w:cstheme="minorHAnsi"/>
        </w:rPr>
        <w:t xml:space="preserve"> not involving fuel</w:t>
      </w:r>
      <w:r w:rsidR="007A0174" w:rsidRPr="00BD0B06">
        <w:rPr>
          <w:rFonts w:cstheme="minorHAnsi"/>
        </w:rPr>
        <w:t>, despite its lower heat capacity, due to its lack of any highly toxic beryllium</w:t>
      </w:r>
      <w:r w:rsidR="00BE757A" w:rsidRPr="00BD0B06">
        <w:rPr>
          <w:rFonts w:cstheme="minorHAnsi"/>
        </w:rPr>
        <w:t>, however it is more corrosive than FLiBe due to the presence of free fluoride</w:t>
      </w:r>
      <w:r w:rsidR="00E82C71" w:rsidRPr="00BD0B06">
        <w:rPr>
          <w:rFonts w:cstheme="minorHAnsi"/>
        </w:rPr>
        <w:t xml:space="preserve"> ions</w:t>
      </w:r>
      <w:r w:rsidR="00BE757A" w:rsidRPr="00BD0B06">
        <w:rPr>
          <w:rFonts w:cstheme="minorHAnsi"/>
        </w:rPr>
        <w:t xml:space="preserve"> in its molten </w:t>
      </w:r>
      <w:commentRangeStart w:id="16"/>
      <w:r w:rsidR="00BE757A" w:rsidRPr="00BD0B06">
        <w:rPr>
          <w:rFonts w:cstheme="minorHAnsi"/>
        </w:rPr>
        <w:t>state</w:t>
      </w:r>
      <w:commentRangeEnd w:id="16"/>
      <w:r w:rsidR="00C02DC2" w:rsidRPr="00BD0B06">
        <w:rPr>
          <w:rStyle w:val="CommentReference"/>
          <w:rFonts w:cstheme="minorHAnsi"/>
        </w:rPr>
        <w:commentReference w:id="16"/>
      </w:r>
      <w:r w:rsidR="00EF3815" w:rsidRPr="00BD0B06">
        <w:rPr>
          <w:rFonts w:cstheme="minorHAnsi"/>
        </w:rPr>
        <w:t xml:space="preserve"> </w:t>
      </w:r>
      <w:r w:rsidR="00EF3815" w:rsidRPr="00BD0B06">
        <w:rPr>
          <w:rFonts w:cstheme="minorHAnsi"/>
        </w:rPr>
        <w:fldChar w:fldCharType="begin"/>
      </w:r>
      <w:r w:rsidR="00AF4E58">
        <w:rPr>
          <w:rFonts w:cstheme="minorHAnsi"/>
        </w:rPr>
        <w:instrText xml:space="preserve"> ADDIN ZOTERO_ITEM CSL_CITATION {"citationID":"rfEqznLI","properties":{"formattedCitation":"[18]","plainCitation":"[18]","noteIndex":0},"citationItems":[{"id":82,"uris":["http://zotero.org/users/8315333/items/PGEKXRGK",["http://zotero.org/users/8315333/items/PGEKXRGK"]],"itemData":{"id":82,"type":"book","abstract":"\"In recent years, molecular modelling has become an indispensable tool for studying the structure and dynamics of molten salts. In this chapter we first provide a short description of the state-of-the-art models and methods used for modelling molten salts at the atomic scale. In particular, we discuss the importance of polarization effects for obtaining accurate results. We then give some examples of the structure of several molten salts, as yielded by the simulations. We finish by describing how the transport properties, which encompass the diffusion coefficients, electrical conductivities, viscosities and thermal conductivities, are computed. By comparing the values given by the simulations to reference experimental data, we show that this technique can now be considered as highly predictive\"--","call-number":"QD189 .M597 2013","edition":"First edition","event-place":"Amsterdam","ISBN":"978-0-12-398538-5","language":"en","number-of-pages":"573","publisher":"Elsevier","publisher-place":"Amsterdam","source":"Library of Congress ISBN","title":"Molten salts chemistry: from lab to applications","title-short":"Molten salts chemistry","editor":[{"family":"Lantelme","given":"Frederic"},{"family":"Groult","given":"Henri"}],"issued":{"date-parts":[["2013"]]}}}],"schema":"https://github.com/citation-style-language/schema/raw/master/csl-citation.json"} </w:instrText>
      </w:r>
      <w:r w:rsidR="00EF3815" w:rsidRPr="00BD0B06">
        <w:rPr>
          <w:rFonts w:cstheme="minorHAnsi"/>
        </w:rPr>
        <w:fldChar w:fldCharType="separate"/>
      </w:r>
      <w:r w:rsidR="00B835BA" w:rsidRPr="00B835BA">
        <w:rPr>
          <w:rFonts w:ascii="Calibri" w:hAnsi="Calibri" w:cs="Calibri"/>
        </w:rPr>
        <w:t>[18]</w:t>
      </w:r>
      <w:r w:rsidR="00EF3815" w:rsidRPr="00BD0B06">
        <w:rPr>
          <w:rFonts w:cstheme="minorHAnsi"/>
        </w:rPr>
        <w:fldChar w:fldCharType="end"/>
      </w:r>
      <w:r w:rsidR="007A0174" w:rsidRPr="00BD0B06">
        <w:rPr>
          <w:rFonts w:cstheme="minorHAnsi"/>
        </w:rPr>
        <w:t>.</w:t>
      </w:r>
      <w:bookmarkEnd w:id="13"/>
      <w:r w:rsidR="00BE757A" w:rsidRPr="00BD0B06">
        <w:rPr>
          <w:rFonts w:cstheme="minorHAnsi"/>
        </w:rPr>
        <w:t xml:space="preserve"> Its density, dynamic viscosity, thermal conductivity, and heat capacity are shown in equations 5-8</w:t>
      </w:r>
      <w:r w:rsidR="002E1F0C" w:rsidRPr="00BD0B06">
        <w:rPr>
          <w:rFonts w:cstheme="minorHAnsi"/>
        </w:rPr>
        <w:t xml:space="preserve"> </w:t>
      </w:r>
      <w:r w:rsidR="00EF3815" w:rsidRPr="00BD0B06">
        <w:rPr>
          <w:rFonts w:cstheme="minorHAnsi"/>
        </w:rPr>
        <w:fldChar w:fldCharType="begin"/>
      </w:r>
      <w:r w:rsidR="00AF4E58">
        <w:rPr>
          <w:rFonts w:cstheme="minorHAnsi"/>
        </w:rPr>
        <w:instrText xml:space="preserve"> ADDIN ZOTERO_ITEM CSL_CITATION {"citationID":"gJ4wDqf9","properties":{"formattedCitation":"[17]","plainCitation":"[17]","noteIndex":0},"citationItems":[{"id":60,"uris":["http://zotero.org/users/8315333/items/AHS8XQ3N",["http://zotero.org/users/8315333/items/AHS8XQ3N"]],"itemData":{"id":60,"type":"article-journal","abstract":"The growing interest in energy applications of molten salts is justiﬁed by several of their properties. Their possibilities of usage as a coolant, heat transfer ﬂuid or heat storage substrate, require thermo-hydrodynamic reﬁned calculations. Many researchers are using simulation techniques, such as Computational Fluid Dynamics (CFD) for their projects or conceptual designs. The aim of this work is providing a review of basic properties (density, viscosity, thermal conductivity and heat capacity) of the most common and referred salt mixtures. After checking data, tabulated and graphical outputs are given in order to oﬀer the most suitable available values to be used as input parameters for other calculations or simulations. The reviewed values show a general scattering in characterization, mainly in thermal properties. This disagreement suggests that, in several cases, new studies must be started (and even new measurement techniques should be developed) to obtain accurate values.","container-title":"Chemical Engineering and Processing: Process Intensification","DOI":"10.1016/j.cep.2013.07.008","ISSN":"02552701","journalAbbreviation":"Chemical Engineering and Processing: Process Intensification","language":"en","note":"arXiv: 1307.7343","page":"87-102","source":"arXiv.org","title":"Molten salts database for energy applications","volume":"73","author":[{"family":"Serrano-López","given":"Roberto"},{"family":"Fradera","given":"Jordi"},{"family":"Cuesta-López","given":"Santiago"}],"issued":{"date-parts":[["2013",11]]}}}],"schema":"https://github.com/citation-style-language/schema/raw/master/csl-citation.json"} </w:instrText>
      </w:r>
      <w:r w:rsidR="00EF3815" w:rsidRPr="00BD0B06">
        <w:rPr>
          <w:rFonts w:cstheme="minorHAnsi"/>
        </w:rPr>
        <w:fldChar w:fldCharType="separate"/>
      </w:r>
      <w:r w:rsidR="00B835BA" w:rsidRPr="00B835BA">
        <w:rPr>
          <w:rFonts w:ascii="Calibri" w:hAnsi="Calibri" w:cs="Calibri"/>
        </w:rPr>
        <w:t>[17]</w:t>
      </w:r>
      <w:r w:rsidR="00EF3815" w:rsidRPr="00BD0B06">
        <w:rPr>
          <w:rFonts w:cstheme="minorHAnsi"/>
        </w:rPr>
        <w:fldChar w:fldCharType="end"/>
      </w:r>
      <w:r w:rsidR="00BE757A" w:rsidRPr="00BD0B06">
        <w:rPr>
          <w:rFonts w:cstheme="minorHAnsi"/>
        </w:rPr>
        <w:t>.</w:t>
      </w:r>
    </w:p>
    <w:p w14:paraId="66888A5C" w14:textId="28C96F44" w:rsidR="00380437" w:rsidRPr="00BD0B06" w:rsidRDefault="00380437" w:rsidP="00380437">
      <w:pPr>
        <w:rPr>
          <w:rFonts w:eastAsiaTheme="minorEastAsia" w:cstheme="minorHAnsi"/>
        </w:rPr>
      </w:pPr>
      <m:oMathPara>
        <m:oMathParaPr>
          <m:jc m:val="right"/>
        </m:oMathParaPr>
        <m:oMath>
          <m:r>
            <m:rPr>
              <m:sty m:val="p"/>
            </m:rPr>
            <w:rPr>
              <w:rFonts w:ascii="Cambria Math" w:hAnsi="Cambria Math" w:cstheme="minorHAnsi"/>
            </w:rPr>
            <m:t xml:space="preserve">ρ </m:t>
          </m:r>
          <m:d>
            <m:dPr>
              <m:ctrlPr>
                <w:rPr>
                  <w:rFonts w:ascii="Cambria Math" w:hAnsi="Cambria Math" w:cstheme="minorHAnsi"/>
                </w:rPr>
              </m:ctrlPr>
            </m:dPr>
            <m:e>
              <m:f>
                <m:fPr>
                  <m:ctrlPr>
                    <w:rPr>
                      <w:rFonts w:ascii="Cambria Math" w:hAnsi="Cambria Math" w:cstheme="minorHAnsi"/>
                    </w:rPr>
                  </m:ctrlPr>
                </m:fPr>
                <m:num>
                  <m:r>
                    <m:rPr>
                      <m:sty m:val="p"/>
                    </m:rPr>
                    <w:rPr>
                      <w:rFonts w:ascii="Cambria Math" w:hAnsi="Cambria Math" w:cstheme="minorHAnsi"/>
                    </w:rPr>
                    <m:t>kg</m:t>
                  </m:r>
                </m:num>
                <m:den>
                  <m:sSup>
                    <m:sSupPr>
                      <m:ctrlPr>
                        <w:rPr>
                          <w:rFonts w:ascii="Cambria Math" w:hAnsi="Cambria Math" w:cstheme="minorHAnsi"/>
                        </w:rPr>
                      </m:ctrlPr>
                    </m:sSupPr>
                    <m:e>
                      <m:r>
                        <m:rPr>
                          <m:sty m:val="p"/>
                        </m:rPr>
                        <w:rPr>
                          <w:rFonts w:ascii="Cambria Math" w:hAnsi="Cambria Math" w:cstheme="minorHAnsi"/>
                        </w:rPr>
                        <m:t>m</m:t>
                      </m:r>
                    </m:e>
                    <m:sup>
                      <m:r>
                        <m:rPr>
                          <m:sty m:val="p"/>
                        </m:rPr>
                        <w:rPr>
                          <w:rFonts w:ascii="Cambria Math" w:hAnsi="Cambria Math" w:cstheme="minorHAnsi"/>
                        </w:rPr>
                        <m:t>3</m:t>
                      </m:r>
                    </m:sup>
                  </m:sSup>
                </m:den>
              </m:f>
            </m:e>
          </m:d>
          <m:r>
            <m:rPr>
              <m:sty m:val="p"/>
            </m:rPr>
            <w:rPr>
              <w:rFonts w:ascii="Cambria Math" w:hAnsi="Cambria Math" w:cstheme="minorHAnsi"/>
            </w:rPr>
            <m:t>=2579.3-0.6237*T</m:t>
          </m:r>
          <m:d>
            <m:dPr>
              <m:ctrlPr>
                <w:rPr>
                  <w:rFonts w:ascii="Cambria Math" w:hAnsi="Cambria Math" w:cstheme="minorHAnsi"/>
                </w:rPr>
              </m:ctrlPr>
            </m:dPr>
            <m:e>
              <m:r>
                <m:rPr>
                  <m:sty m:val="p"/>
                </m:rPr>
                <w:rPr>
                  <w:rFonts w:ascii="Cambria Math" w:hAnsi="Cambria Math" w:cstheme="minorHAnsi"/>
                </w:rPr>
                <m:t>K</m:t>
              </m:r>
            </m:e>
          </m:d>
          <m:r>
            <m:rPr>
              <m:sty m:val="p"/>
            </m:rPr>
            <w:rPr>
              <w:rFonts w:ascii="Cambria Math" w:hAnsi="Cambria Math" w:cstheme="minorHAnsi"/>
            </w:rPr>
            <m:t>, T∈[933-1170]                                            (5)</m:t>
          </m:r>
        </m:oMath>
      </m:oMathPara>
    </w:p>
    <w:p w14:paraId="6B0C1B31" w14:textId="02DE4958" w:rsidR="00380437" w:rsidRPr="00BD0B06" w:rsidRDefault="00380437" w:rsidP="00380437">
      <w:pPr>
        <w:rPr>
          <w:rFonts w:eastAsiaTheme="minorEastAsia" w:cstheme="minorHAnsi"/>
        </w:rPr>
      </w:pPr>
      <m:oMathPara>
        <m:oMathParaPr>
          <m:jc m:val="right"/>
        </m:oMathParaPr>
        <m:oMath>
          <m:r>
            <m:rPr>
              <m:sty m:val="p"/>
            </m:rPr>
            <w:rPr>
              <w:rFonts w:ascii="Cambria Math" w:hAnsi="Cambria Math" w:cstheme="minorHAnsi"/>
            </w:rPr>
            <m:t xml:space="preserve">η </m:t>
          </m:r>
          <m:d>
            <m:dPr>
              <m:ctrlPr>
                <w:rPr>
                  <w:rFonts w:ascii="Cambria Math" w:hAnsi="Cambria Math" w:cstheme="minorHAnsi"/>
                </w:rPr>
              </m:ctrlPr>
            </m:dPr>
            <m:e>
              <m:r>
                <m:rPr>
                  <m:sty m:val="p"/>
                </m:rPr>
                <w:rPr>
                  <w:rFonts w:ascii="Cambria Math" w:hAnsi="Cambria Math" w:cstheme="minorHAnsi"/>
                </w:rPr>
                <m:t>Pa* s</m:t>
              </m:r>
            </m:e>
          </m:d>
          <m:r>
            <m:rPr>
              <m:sty m:val="p"/>
            </m:rPr>
            <w:rPr>
              <w:rFonts w:ascii="Cambria Math" w:hAnsi="Cambria Math" w:cstheme="minorHAnsi"/>
            </w:rPr>
            <m:t>=0.0000249*</m:t>
          </m:r>
          <m:sSup>
            <m:sSupPr>
              <m:ctrlPr>
                <w:rPr>
                  <w:rFonts w:ascii="Cambria Math" w:hAnsi="Cambria Math" w:cstheme="minorHAnsi"/>
                </w:rPr>
              </m:ctrlPr>
            </m:sSupPr>
            <m:e>
              <m:r>
                <m:rPr>
                  <m:sty m:val="p"/>
                </m:rPr>
                <w:rPr>
                  <w:rFonts w:ascii="Cambria Math" w:hAnsi="Cambria Math" w:cstheme="minorHAnsi"/>
                </w:rPr>
                <m:t>10</m:t>
              </m:r>
            </m:e>
            <m:sup>
              <m:f>
                <m:fPr>
                  <m:ctrlPr>
                    <w:rPr>
                      <w:rFonts w:ascii="Cambria Math" w:hAnsi="Cambria Math" w:cstheme="minorHAnsi"/>
                    </w:rPr>
                  </m:ctrlPr>
                </m:fPr>
                <m:num>
                  <m:r>
                    <m:rPr>
                      <m:sty m:val="p"/>
                    </m:rPr>
                    <w:rPr>
                      <w:rFonts w:ascii="Cambria Math" w:hAnsi="Cambria Math" w:cstheme="minorHAnsi"/>
                    </w:rPr>
                    <m:t>944</m:t>
                  </m:r>
                </m:num>
                <m:den>
                  <m:r>
                    <m:rPr>
                      <m:sty m:val="p"/>
                    </m:rPr>
                    <w:rPr>
                      <w:rFonts w:ascii="Cambria Math" w:hAnsi="Cambria Math" w:cstheme="minorHAnsi"/>
                    </w:rPr>
                    <m:t>T(K)</m:t>
                  </m:r>
                </m:den>
              </m:f>
            </m:sup>
          </m:sSup>
          <m:r>
            <m:rPr>
              <m:sty m:val="p"/>
            </m:rPr>
            <w:rPr>
              <w:rFonts w:ascii="Cambria Math" w:hAnsi="Cambria Math" w:cstheme="minorHAnsi"/>
            </w:rPr>
            <m:t xml:space="preserve"> , T∈</m:t>
          </m:r>
          <m:d>
            <m:dPr>
              <m:begChr m:val="["/>
              <m:endChr m:val="]"/>
              <m:ctrlPr>
                <w:rPr>
                  <w:rFonts w:ascii="Cambria Math" w:hAnsi="Cambria Math" w:cstheme="minorHAnsi"/>
                </w:rPr>
              </m:ctrlPr>
            </m:dPr>
            <m:e>
              <m:r>
                <m:rPr>
                  <m:sty m:val="p"/>
                </m:rPr>
                <w:rPr>
                  <w:rFonts w:ascii="Cambria Math" w:hAnsi="Cambria Math" w:cstheme="minorHAnsi"/>
                </w:rPr>
                <m:t>773-1163</m:t>
              </m:r>
            </m:e>
          </m:d>
          <m:r>
            <m:rPr>
              <m:sty m:val="p"/>
            </m:rPr>
            <w:rPr>
              <w:rFonts w:ascii="Cambria Math" w:hAnsi="Cambria Math" w:cstheme="minorHAnsi"/>
            </w:rPr>
            <m:t xml:space="preserve">  </m:t>
          </m:r>
          <m:r>
            <w:rPr>
              <w:rFonts w:ascii="Cambria Math" w:hAnsi="Cambria Math" w:cstheme="minorHAnsi"/>
            </w:rPr>
            <m:t xml:space="preserve">                                           (6)</m:t>
          </m:r>
        </m:oMath>
      </m:oMathPara>
    </w:p>
    <w:p w14:paraId="1EF42B78" w14:textId="5AAF9FA4" w:rsidR="00380437" w:rsidRPr="00BD0B06" w:rsidRDefault="00380437" w:rsidP="00380437">
      <w:pPr>
        <w:rPr>
          <w:rFonts w:eastAsiaTheme="minorEastAsia" w:cstheme="minorHAnsi"/>
          <w:iCs/>
        </w:rPr>
      </w:pPr>
      <m:oMathPara>
        <m:oMathParaPr>
          <m:jc m:val="right"/>
        </m:oMathParaPr>
        <m:oMath>
          <m:r>
            <m:rPr>
              <m:sty m:val="p"/>
            </m:rPr>
            <w:rPr>
              <w:rFonts w:ascii="Cambria Math" w:hAnsi="Cambria Math" w:cstheme="minorHAnsi"/>
            </w:rPr>
            <m:t>λ</m:t>
          </m:r>
          <m:d>
            <m:dPr>
              <m:ctrlPr>
                <w:rPr>
                  <w:rFonts w:ascii="Cambria Math" w:hAnsi="Cambria Math" w:cstheme="minorHAnsi"/>
                  <w:iCs/>
                </w:rPr>
              </m:ctrlPr>
            </m:dPr>
            <m:e>
              <m:f>
                <m:fPr>
                  <m:ctrlPr>
                    <w:rPr>
                      <w:rFonts w:ascii="Cambria Math" w:hAnsi="Cambria Math" w:cstheme="minorHAnsi"/>
                      <w:iCs/>
                    </w:rPr>
                  </m:ctrlPr>
                </m:fPr>
                <m:num>
                  <m:r>
                    <m:rPr>
                      <m:sty m:val="p"/>
                    </m:rPr>
                    <w:rPr>
                      <w:rFonts w:ascii="Cambria Math" w:hAnsi="Cambria Math" w:cstheme="minorHAnsi"/>
                    </w:rPr>
                    <m:t>W</m:t>
                  </m:r>
                </m:num>
                <m:den>
                  <m:r>
                    <m:rPr>
                      <m:sty m:val="p"/>
                    </m:rPr>
                    <w:rPr>
                      <w:rFonts w:ascii="Cambria Math" w:hAnsi="Cambria Math" w:cstheme="minorHAnsi"/>
                    </w:rPr>
                    <m:t>m*K</m:t>
                  </m:r>
                </m:den>
              </m:f>
            </m:e>
          </m:d>
          <m:r>
            <m:rPr>
              <m:sty m:val="p"/>
            </m:rPr>
            <w:rPr>
              <w:rFonts w:ascii="Cambria Math" w:hAnsi="Cambria Math" w:cstheme="minorHAnsi"/>
            </w:rPr>
            <m:t>=0.85                                                                            (7)</m:t>
          </m:r>
        </m:oMath>
      </m:oMathPara>
    </w:p>
    <w:p w14:paraId="06DC0000" w14:textId="649F93CD" w:rsidR="00380437" w:rsidRPr="00E150DD" w:rsidRDefault="00380437" w:rsidP="00380437">
      <w:pPr>
        <w:rPr>
          <w:rFonts w:eastAsiaTheme="minorEastAsia" w:cstheme="minorHAnsi"/>
        </w:rPr>
      </w:pPr>
      <m:oMathPara>
        <m:oMathParaPr>
          <m:jc m:val="right"/>
        </m:oMathParaPr>
        <m:oMath>
          <m:r>
            <m:rPr>
              <m:sty m:val="p"/>
            </m:rPr>
            <w:rPr>
              <w:rFonts w:ascii="Cambria Math" w:hAnsi="Cambria Math" w:cstheme="minorHAnsi"/>
            </w:rPr>
            <m:t>Cp</m:t>
          </m:r>
          <m:d>
            <m:dPr>
              <m:ctrlPr>
                <w:rPr>
                  <w:rFonts w:ascii="Cambria Math" w:hAnsi="Cambria Math" w:cstheme="minorHAnsi"/>
                </w:rPr>
              </m:ctrlPr>
            </m:dPr>
            <m:e>
              <m:f>
                <m:fPr>
                  <m:ctrlPr>
                    <w:rPr>
                      <w:rFonts w:ascii="Cambria Math" w:hAnsi="Cambria Math" w:cstheme="minorHAnsi"/>
                    </w:rPr>
                  </m:ctrlPr>
                </m:fPr>
                <m:num>
                  <m:r>
                    <m:rPr>
                      <m:sty m:val="p"/>
                    </m:rPr>
                    <w:rPr>
                      <w:rFonts w:ascii="Cambria Math" w:hAnsi="Cambria Math" w:cstheme="minorHAnsi"/>
                    </w:rPr>
                    <m:t>J</m:t>
                  </m:r>
                </m:num>
                <m:den>
                  <m:r>
                    <m:rPr>
                      <m:sty m:val="p"/>
                    </m:rPr>
                    <w:rPr>
                      <w:rFonts w:ascii="Cambria Math" w:hAnsi="Cambria Math" w:cstheme="minorHAnsi"/>
                    </w:rPr>
                    <m:t>kg*K</m:t>
                  </m:r>
                </m:den>
              </m:f>
            </m:e>
          </m:d>
          <m:r>
            <m:rPr>
              <m:sty m:val="p"/>
            </m:rPr>
            <w:rPr>
              <w:rFonts w:ascii="Cambria Math" w:hAnsi="Cambria Math" w:cstheme="minorHAnsi"/>
            </w:rPr>
            <m:t>=1880                                                                          (8)</m:t>
          </m:r>
        </m:oMath>
      </m:oMathPara>
    </w:p>
    <w:bookmarkEnd w:id="8"/>
    <w:p w14:paraId="3EFCDDD5" w14:textId="40BDE101" w:rsidR="00E150DD" w:rsidRPr="00E150DD" w:rsidRDefault="00E150DD" w:rsidP="00380437">
      <w:pPr>
        <w:rPr>
          <w:rFonts w:eastAsiaTheme="minorEastAsia" w:cstheme="minorHAnsi"/>
        </w:rPr>
      </w:pPr>
      <w:r>
        <w:rPr>
          <w:rFonts w:eastAsiaTheme="minorEastAsia" w:cstheme="minorHAnsi"/>
        </w:rPr>
        <w:br w:type="page"/>
      </w:r>
    </w:p>
    <w:p w14:paraId="305423ED" w14:textId="26F2F518" w:rsidR="00A045EF" w:rsidRPr="00A045EF" w:rsidRDefault="00214E98" w:rsidP="00A045EF">
      <w:pPr>
        <w:pStyle w:val="Heading2"/>
        <w:rPr>
          <w:rFonts w:asciiTheme="minorHAnsi" w:hAnsiTheme="minorHAnsi" w:cstheme="minorHAnsi"/>
        </w:rPr>
      </w:pPr>
      <w:bookmarkStart w:id="17" w:name="_Toc92120914"/>
      <w:r w:rsidRPr="00BD0B06">
        <w:rPr>
          <w:rFonts w:asciiTheme="minorHAnsi" w:hAnsiTheme="minorHAnsi" w:cstheme="minorHAnsi"/>
        </w:rPr>
        <w:lastRenderedPageBreak/>
        <w:t>3</w:t>
      </w:r>
      <w:r w:rsidR="00666979" w:rsidRPr="00BD0B06">
        <w:rPr>
          <w:rFonts w:asciiTheme="minorHAnsi" w:hAnsiTheme="minorHAnsi" w:cstheme="minorHAnsi"/>
        </w:rPr>
        <w:t>.</w:t>
      </w:r>
      <w:r w:rsidR="00192012" w:rsidRPr="00BD0B06">
        <w:rPr>
          <w:rFonts w:asciiTheme="minorHAnsi" w:hAnsiTheme="minorHAnsi" w:cstheme="minorHAnsi"/>
        </w:rPr>
        <w:t xml:space="preserve"> </w:t>
      </w:r>
      <w:r w:rsidR="00666979" w:rsidRPr="00BD0B06">
        <w:rPr>
          <w:rFonts w:asciiTheme="minorHAnsi" w:hAnsiTheme="minorHAnsi" w:cstheme="minorHAnsi"/>
        </w:rPr>
        <w:t>Effects of Contaminants on Molten Salt Performance</w:t>
      </w:r>
      <w:bookmarkEnd w:id="17"/>
    </w:p>
    <w:p w14:paraId="29CED053" w14:textId="3E3637E5" w:rsidR="00054677" w:rsidRDefault="00054677" w:rsidP="00666979">
      <w:pPr>
        <w:rPr>
          <w:rFonts w:cstheme="minorHAnsi"/>
        </w:rPr>
      </w:pPr>
      <w:bookmarkStart w:id="18" w:name="_Hlk147394179"/>
      <w:r w:rsidRPr="00BD0B06">
        <w:rPr>
          <w:rFonts w:cstheme="minorHAnsi"/>
        </w:rPr>
        <w:t xml:space="preserve">The presence of contaminants in a molten salt mix </w:t>
      </w:r>
      <w:r w:rsidR="00205235" w:rsidRPr="00BD0B06">
        <w:rPr>
          <w:rFonts w:cstheme="minorHAnsi"/>
        </w:rPr>
        <w:t xml:space="preserve">causes a </w:t>
      </w:r>
      <w:r w:rsidR="0037280D" w:rsidRPr="00BD0B06">
        <w:rPr>
          <w:rFonts w:cstheme="minorHAnsi"/>
        </w:rPr>
        <w:t xml:space="preserve">series of undesirable reactions to occur, overall decreasing the performance of the salt. Among these reactions, one of note is the acceleration of corrosion of structural metals in direct contact with the salt. </w:t>
      </w:r>
      <w:r w:rsidR="007309A3" w:rsidRPr="00BD0B06">
        <w:rPr>
          <w:rFonts w:cstheme="minorHAnsi"/>
        </w:rPr>
        <w:t>Although the</w:t>
      </w:r>
      <w:r w:rsidR="0037280D" w:rsidRPr="00BD0B06">
        <w:rPr>
          <w:rFonts w:cstheme="minorHAnsi"/>
        </w:rPr>
        <w:t xml:space="preserve"> effects of contaminants on salt </w:t>
      </w:r>
      <w:r w:rsidR="007309A3" w:rsidRPr="00BD0B06">
        <w:rPr>
          <w:rFonts w:cstheme="minorHAnsi"/>
        </w:rPr>
        <w:t xml:space="preserve">are not sustained, </w:t>
      </w:r>
      <w:r w:rsidR="0006001A" w:rsidRPr="00BD0B06">
        <w:rPr>
          <w:rFonts w:cstheme="minorHAnsi"/>
        </w:rPr>
        <w:t>they</w:t>
      </w:r>
      <w:r w:rsidR="007309A3" w:rsidRPr="00BD0B06">
        <w:rPr>
          <w:rFonts w:cstheme="minorHAnsi"/>
        </w:rPr>
        <w:t xml:space="preserve"> can have immediate </w:t>
      </w:r>
      <w:r w:rsidR="00D96E45" w:rsidRPr="00BD0B06">
        <w:rPr>
          <w:rFonts w:cstheme="minorHAnsi"/>
        </w:rPr>
        <w:t>pronounced</w:t>
      </w:r>
      <w:r w:rsidR="007309A3" w:rsidRPr="00BD0B06">
        <w:rPr>
          <w:rFonts w:cstheme="minorHAnsi"/>
        </w:rPr>
        <w:t xml:space="preserve"> effects </w:t>
      </w:r>
      <w:r w:rsidR="00D96E45" w:rsidRPr="00BD0B06">
        <w:rPr>
          <w:rFonts w:cstheme="minorHAnsi"/>
        </w:rPr>
        <w:t>on corrosivity</w:t>
      </w:r>
      <w:r w:rsidR="001548D9" w:rsidRPr="00BD0B06">
        <w:rPr>
          <w:rFonts w:cstheme="minorHAnsi"/>
        </w:rPr>
        <w:t xml:space="preserve"> </w:t>
      </w:r>
      <w:r w:rsidR="0040274A" w:rsidRPr="00BD0B06">
        <w:rPr>
          <w:rFonts w:cstheme="minorHAnsi"/>
        </w:rPr>
        <w:fldChar w:fldCharType="begin"/>
      </w:r>
      <w:r w:rsidR="00AF4E58">
        <w:rPr>
          <w:rFonts w:cstheme="minorHAnsi"/>
        </w:rPr>
        <w:instrText xml:space="preserve"> ADDIN ZOTERO_ITEM CSL_CITATION {"citationID":"pxTV7aGd","properties":{"formattedCitation":"[23]","plainCitation":"[23]","noteIndex":0},"citationItems":[{"id":68,"uris":["http://zotero.org/users/8315333/items/7TWV3KUP",["http://zotero.org/users/8315333/items/7TWV3KUP"]],"itemData":{"id":68,"type":"article-journal","abstract":"The temperature gradient is the main driving force for the corrosion of materials in molten fluorides in molten salt nuclear reactors (MSR). In this paper, the corrosion behavior of Fe and 316L stainless steel in molten (Li,Na,K)F with temperature gradients of 650/700 °C and 600/700 °C is investigated. The experimental results indicate that the potential difference of materials in molten fluorides with a temperature gradient is the main driving force for corrosion. The larger the temperature gradient, the more serious the corrosion of the material will be, especially for samples at the hotter end of the range.","container-title":"Electrochemistry Communications","DOI":"10.1016/j.elecom.2019.106612","ISSN":"13882481","journalAbbreviation":"Electrochemistry Communications","language":"en","page":"106612","source":"DOI.org (Crossref)","title":"Electrochemical corrosion behavior of 316L stainless steel in molten fluorides with a temperature gradient","volume":"109","author":[{"family":"Wang","given":"Yanli"},{"family":"Wu","given":"Jiajie"},{"family":"Wang","given":"Changxuan"},{"family":"Zhang","given":"Shenghua"}],"issued":{"date-parts":[["2019",12]]}}}],"schema":"https://github.com/citation-style-language/schema/raw/master/csl-citation.json"} </w:instrText>
      </w:r>
      <w:r w:rsidR="0040274A" w:rsidRPr="00BD0B06">
        <w:rPr>
          <w:rFonts w:cstheme="minorHAnsi"/>
        </w:rPr>
        <w:fldChar w:fldCharType="separate"/>
      </w:r>
      <w:r w:rsidR="00B835BA" w:rsidRPr="00B835BA">
        <w:rPr>
          <w:rFonts w:ascii="Calibri" w:hAnsi="Calibri" w:cs="Calibri"/>
        </w:rPr>
        <w:t>[23]</w:t>
      </w:r>
      <w:r w:rsidR="0040274A" w:rsidRPr="00BD0B06">
        <w:rPr>
          <w:rFonts w:cstheme="minorHAnsi"/>
        </w:rPr>
        <w:fldChar w:fldCharType="end"/>
      </w:r>
      <w:r w:rsidR="00D96E45" w:rsidRPr="00BD0B06">
        <w:rPr>
          <w:rFonts w:cstheme="minorHAnsi"/>
        </w:rPr>
        <w:t>.</w:t>
      </w:r>
      <w:bookmarkEnd w:id="18"/>
      <w:r w:rsidR="00D96E45" w:rsidRPr="00BD0B06">
        <w:rPr>
          <w:rFonts w:cstheme="minorHAnsi"/>
        </w:rPr>
        <w:t xml:space="preserve"> </w:t>
      </w:r>
      <w:r w:rsidR="007309A3" w:rsidRPr="00BD0B06">
        <w:rPr>
          <w:rFonts w:cstheme="minorHAnsi"/>
        </w:rPr>
        <w:t xml:space="preserve"> </w:t>
      </w:r>
    </w:p>
    <w:p w14:paraId="34C22DF0" w14:textId="2561B6E1" w:rsidR="000030B4" w:rsidRPr="00BD0B06" w:rsidRDefault="000030B4" w:rsidP="00A045EF">
      <w:pPr>
        <w:pStyle w:val="Heading3"/>
      </w:pPr>
      <w:bookmarkStart w:id="19" w:name="_Toc92120915"/>
      <w:r>
        <w:t>3.1 Oxygen</w:t>
      </w:r>
      <w:bookmarkEnd w:id="19"/>
    </w:p>
    <w:p w14:paraId="342FB1E3" w14:textId="6D040D5B" w:rsidR="00666979" w:rsidRDefault="005903EA" w:rsidP="00666979">
      <w:pPr>
        <w:rPr>
          <w:rFonts w:cstheme="minorHAnsi"/>
        </w:rPr>
      </w:pPr>
      <w:bookmarkStart w:id="20" w:name="_Hlk147394444"/>
      <w:r w:rsidRPr="00BD0B06">
        <w:rPr>
          <w:rFonts w:cstheme="minorHAnsi"/>
        </w:rPr>
        <w:t xml:space="preserve">Due to their relatively high concentrations and </w:t>
      </w:r>
      <w:r w:rsidR="00406E27" w:rsidRPr="00BD0B06">
        <w:rPr>
          <w:rFonts w:cstheme="minorHAnsi"/>
        </w:rPr>
        <w:t>their increased time to remove,</w:t>
      </w:r>
      <w:r w:rsidR="007A0174" w:rsidRPr="00BD0B06">
        <w:rPr>
          <w:rFonts w:cstheme="minorHAnsi"/>
        </w:rPr>
        <w:t xml:space="preserve"> the </w:t>
      </w:r>
      <w:r w:rsidR="004D285B" w:rsidRPr="00BD0B06">
        <w:rPr>
          <w:rFonts w:cstheme="minorHAnsi"/>
        </w:rPr>
        <w:t>most concerning</w:t>
      </w:r>
      <w:r w:rsidR="007A0174" w:rsidRPr="00BD0B06">
        <w:rPr>
          <w:rFonts w:cstheme="minorHAnsi"/>
        </w:rPr>
        <w:t xml:space="preserve"> </w:t>
      </w:r>
      <w:commentRangeStart w:id="21"/>
      <w:r w:rsidR="007A0174" w:rsidRPr="00BD0B06">
        <w:rPr>
          <w:rFonts w:cstheme="minorHAnsi"/>
        </w:rPr>
        <w:t>contaminants</w:t>
      </w:r>
      <w:commentRangeEnd w:id="21"/>
      <w:r w:rsidR="00C02DC2" w:rsidRPr="00BD0B06">
        <w:rPr>
          <w:rStyle w:val="CommentReference"/>
          <w:rFonts w:cstheme="minorHAnsi"/>
        </w:rPr>
        <w:commentReference w:id="21"/>
      </w:r>
      <w:r w:rsidR="007A0174" w:rsidRPr="00BD0B06">
        <w:rPr>
          <w:rFonts w:cstheme="minorHAnsi"/>
        </w:rPr>
        <w:t xml:space="preserve"> of note are oxides and hydroxide </w:t>
      </w:r>
      <w:commentRangeStart w:id="22"/>
      <w:r w:rsidR="007A0174" w:rsidRPr="00BD0B06">
        <w:rPr>
          <w:rFonts w:cstheme="minorHAnsi"/>
        </w:rPr>
        <w:t>compounds</w:t>
      </w:r>
      <w:commentRangeEnd w:id="22"/>
      <w:r w:rsidR="00C02DC2" w:rsidRPr="00BD0B06">
        <w:rPr>
          <w:rStyle w:val="CommentReference"/>
          <w:rFonts w:cstheme="minorHAnsi"/>
        </w:rPr>
        <w:commentReference w:id="22"/>
      </w:r>
      <w:r w:rsidR="0040274A" w:rsidRPr="00BD0B06">
        <w:rPr>
          <w:rFonts w:cstheme="minorHAnsi"/>
        </w:rPr>
        <w:t xml:space="preserve"> </w:t>
      </w:r>
      <w:r w:rsidR="0040274A" w:rsidRPr="00BD0B06">
        <w:rPr>
          <w:rFonts w:cstheme="minorHAnsi"/>
        </w:rPr>
        <w:fldChar w:fldCharType="begin"/>
      </w:r>
      <w:r w:rsidR="00AF4E58">
        <w:rPr>
          <w:rFonts w:cstheme="minorHAnsi"/>
        </w:rPr>
        <w:instrText xml:space="preserve"> ADDIN ZOTERO_ITEM CSL_CITATION {"citationID":"Pze0Ey0R","properties":{"formattedCitation":"[18]","plainCitation":"[18]","noteIndex":0},"citationItems":[{"id":82,"uris":["http://zotero.org/users/8315333/items/PGEKXRGK",["http://zotero.org/users/8315333/items/PGEKXRGK"]],"itemData":{"id":82,"type":"book","abstract":"\"In recent years, molecular modelling has become an indispensable tool for studying the structure and dynamics of molten salts. In this chapter we first provide a short description of the state-of-the-art models and methods used for modelling molten salts at the atomic scale. In particular, we discuss the importance of polarization effects for obtaining accurate results. We then give some examples of the structure of several molten salts, as yielded by the simulations. We finish by describing how the transport properties, which encompass the diffusion coefficients, electrical conductivities, viscosities and thermal conductivities, are computed. By comparing the values given by the simulations to reference experimental data, we show that this technique can now be considered as highly predictive\"--","call-number":"QD189 .M597 2013","edition":"First edition","event-place":"Amsterdam","ISBN":"978-0-12-398538-5","language":"en","number-of-pages":"573","publisher":"Elsevier","publisher-place":"Amsterdam","source":"Library of Congress ISBN","title":"Molten salts chemistry: from lab to applications","title-short":"Molten salts chemistry","editor":[{"family":"Lantelme","given":"Frederic"},{"family":"Groult","given":"Henri"}],"issued":{"date-parts":[["2013"]]}}}],"schema":"https://github.com/citation-style-language/schema/raw/master/csl-citation.json"} </w:instrText>
      </w:r>
      <w:r w:rsidR="0040274A" w:rsidRPr="00BD0B06">
        <w:rPr>
          <w:rFonts w:cstheme="minorHAnsi"/>
        </w:rPr>
        <w:fldChar w:fldCharType="separate"/>
      </w:r>
      <w:r w:rsidR="00B835BA" w:rsidRPr="00B835BA">
        <w:rPr>
          <w:rFonts w:ascii="Calibri" w:hAnsi="Calibri" w:cs="Calibri"/>
        </w:rPr>
        <w:t>[18]</w:t>
      </w:r>
      <w:r w:rsidR="0040274A" w:rsidRPr="00BD0B06">
        <w:rPr>
          <w:rFonts w:cstheme="minorHAnsi"/>
        </w:rPr>
        <w:fldChar w:fldCharType="end"/>
      </w:r>
      <w:r w:rsidR="007A0174" w:rsidRPr="00BD0B06">
        <w:rPr>
          <w:rFonts w:cstheme="minorHAnsi"/>
        </w:rPr>
        <w:t xml:space="preserve">. Since every constituent fluoride salt used in both FLiBe and FLiNaK </w:t>
      </w:r>
      <w:r w:rsidR="000D4535" w:rsidRPr="00BD0B06">
        <w:rPr>
          <w:rFonts w:cstheme="minorHAnsi"/>
        </w:rPr>
        <w:t xml:space="preserve">is hydroscopic, water from the air will be absorbed </w:t>
      </w:r>
      <w:r w:rsidR="0091352A" w:rsidRPr="00BD0B06">
        <w:rPr>
          <w:rFonts w:cstheme="minorHAnsi"/>
        </w:rPr>
        <w:t>into the salt</w:t>
      </w:r>
      <w:r w:rsidR="007368B8" w:rsidRPr="00BD0B06">
        <w:rPr>
          <w:rFonts w:cstheme="minorHAnsi"/>
        </w:rPr>
        <w:t>.</w:t>
      </w:r>
      <w:r w:rsidR="0005437B" w:rsidRPr="00BD0B06">
        <w:rPr>
          <w:rFonts w:cstheme="minorHAnsi"/>
        </w:rPr>
        <w:t xml:space="preserve"> Water reacts with the fluorine ion in fluoride salts</w:t>
      </w:r>
      <w:r w:rsidR="002C68BF" w:rsidRPr="00BD0B06">
        <w:rPr>
          <w:rFonts w:cstheme="minorHAnsi"/>
        </w:rPr>
        <w:t xml:space="preserve"> to form HF</w:t>
      </w:r>
      <w:r w:rsidR="00BC690F" w:rsidRPr="00BD0B06">
        <w:rPr>
          <w:rFonts w:cstheme="minorHAnsi"/>
        </w:rPr>
        <w:t>,</w:t>
      </w:r>
      <w:r w:rsidR="002C68BF" w:rsidRPr="00BD0B06">
        <w:rPr>
          <w:rFonts w:cstheme="minorHAnsi"/>
        </w:rPr>
        <w:t xml:space="preserve"> metal hydroxides</w:t>
      </w:r>
      <w:r w:rsidR="00BC690F" w:rsidRPr="00BD0B06">
        <w:rPr>
          <w:rFonts w:cstheme="minorHAnsi"/>
        </w:rPr>
        <w:t>, and metal oxides</w:t>
      </w:r>
      <w:r w:rsidR="0028018E" w:rsidRPr="00BD0B06">
        <w:rPr>
          <w:rFonts w:cstheme="minorHAnsi"/>
        </w:rPr>
        <w:t>.</w:t>
      </w:r>
      <w:r w:rsidR="00B16CD4" w:rsidRPr="00BD0B06">
        <w:rPr>
          <w:rFonts w:cstheme="minorHAnsi"/>
        </w:rPr>
        <w:t xml:space="preserve"> In salts containing UF</w:t>
      </w:r>
      <w:r w:rsidR="00B16CD4" w:rsidRPr="00BD0B06">
        <w:rPr>
          <w:rFonts w:cstheme="minorHAnsi"/>
          <w:vertAlign w:val="subscript"/>
          <w:rPrChange w:id="23" w:author="Raiman, Stephen S" w:date="2021-03-08T11:14:00Z">
            <w:rPr/>
          </w:rPrChange>
        </w:rPr>
        <w:t>4</w:t>
      </w:r>
      <w:r w:rsidR="00B16CD4" w:rsidRPr="00BD0B06">
        <w:rPr>
          <w:rFonts w:cstheme="minorHAnsi"/>
        </w:rPr>
        <w:t xml:space="preserve">, a </w:t>
      </w:r>
      <w:commentRangeStart w:id="24"/>
      <w:r w:rsidR="00B16CD4" w:rsidRPr="00BD0B06">
        <w:rPr>
          <w:rFonts w:cstheme="minorHAnsi"/>
        </w:rPr>
        <w:t xml:space="preserve">high enough oxide concentration </w:t>
      </w:r>
      <w:r w:rsidR="005264C6" w:rsidRPr="00BD0B06">
        <w:rPr>
          <w:rFonts w:cstheme="minorHAnsi"/>
        </w:rPr>
        <w:t>was found to cause</w:t>
      </w:r>
      <w:r w:rsidR="00B16CD4" w:rsidRPr="00BD0B06">
        <w:rPr>
          <w:rFonts w:cstheme="minorHAnsi"/>
        </w:rPr>
        <w:t xml:space="preserve"> UO</w:t>
      </w:r>
      <w:r w:rsidR="00B16CD4" w:rsidRPr="00BD0B06">
        <w:rPr>
          <w:rFonts w:cstheme="minorHAnsi"/>
          <w:vertAlign w:val="subscript"/>
        </w:rPr>
        <w:t>2</w:t>
      </w:r>
      <w:r w:rsidR="00B16CD4" w:rsidRPr="00BD0B06">
        <w:rPr>
          <w:rFonts w:cstheme="minorHAnsi"/>
        </w:rPr>
        <w:t xml:space="preserve"> to fall out of solution and collect in lines, creating hot spots</w:t>
      </w:r>
      <w:commentRangeEnd w:id="24"/>
      <w:r w:rsidR="00C02DC2" w:rsidRPr="00BD0B06">
        <w:rPr>
          <w:rStyle w:val="CommentReference"/>
          <w:rFonts w:cstheme="minorHAnsi"/>
        </w:rPr>
        <w:commentReference w:id="24"/>
      </w:r>
      <w:r w:rsidR="00E724D7" w:rsidRPr="00BD0B06">
        <w:rPr>
          <w:rFonts w:cstheme="minorHAnsi"/>
        </w:rPr>
        <w:t xml:space="preserve"> </w:t>
      </w:r>
      <w:r w:rsidR="0040274A" w:rsidRPr="00BD0B06">
        <w:rPr>
          <w:rFonts w:cstheme="minorHAnsi"/>
        </w:rPr>
        <w:fldChar w:fldCharType="begin"/>
      </w:r>
      <w:r w:rsidR="00AF4E58">
        <w:rPr>
          <w:rFonts w:cstheme="minorHAnsi"/>
        </w:rPr>
        <w:instrText xml:space="preserve"> ADDIN ZOTERO_ITEM CSL_CITATION {"citationID":"ORSiTFA9","properties":{"formattedCitation":"[10], [21]","plainCitation":"[10], [21]","noteIndex":0},"citationItems":[{"id":63,"uris":["http://zotero.org/users/8315333/items/3YKKNXS2",["http://zotero.org/users/8315333/items/3YKKNXS2"]],"itemData":{"id":63,"type":"report","abstract":"A molten mixture of LiF, BeF2, ZrF,, and UF, served as the circulating fuel for the Molten-Salt Reactor Experiment. Its secondary coolant for transferring heat to an air-cooled radiator was a molten mixture of LiF and ReF2. A third mixture that was chemically identical to the coolant mixture was used in place of the fuel for prenuclear operations and subsequently to flush the reactor core after a fuel drain. Approximately 26,000 lb of these fused fluoride mixtures were prepared from component fluoride salts and loaded into the reactor facility by ORNE’s Reactor Chemistry Division. Techniques for handling molten fluorides and their production process for attaining high chemical purity were developed and applied simultaneously with the development of the molten-salt nuclear reactor concept. The plans and operations which were a part of the fueling of the MSRE are described.","language":"en","note":"DOI: 10.2172/4074869","number":"ORNL--4616, 4074869","page":"ORNL--4616, 4074869","source":"DOI.org (Crossref)","title":"PREPARATION AND HANDLING OF SALT MIXTURES FOR THE MOLTEN SALT REACTOR EXPERIMENT.","URL":"http://www.osti.gov/servlets/purl/4074869/","author":[{"family":"Shaffer","given":"J.H."}],"accessed":{"date-parts":[["2021",8,2]]},"issued":{"date-parts":[["1971",1,1]]}}},{"id":273,"uris":["http://zotero.org/users/8315333/items/I7S8TISM",["http://zotero.org/users/8315333/items/I7S8TISM"]],"itemData":{"id":273,"type":"report","collection-title":"Molten-salt Reactor Program semiannual progress report","event-place":"Oak Ridge National Lab","genre":"Progress Report","language":"en","number":"ORNL-3708","publisher":"Oak Ridge National Lab","publisher-place":"Oak Ridge National Lab","title":"Molten-Salt Reactor Program: Semiannual Progress Report for Period Ending July 31, 1964","author":[{"family":"Briggs","given":"R.B."}],"issued":{"date-parts":[["1964",11]]}}}],"schema":"https://github.com/citation-style-language/schema/raw/master/csl-citation.json"} </w:instrText>
      </w:r>
      <w:r w:rsidR="0040274A" w:rsidRPr="00BD0B06">
        <w:rPr>
          <w:rFonts w:cstheme="minorHAnsi"/>
        </w:rPr>
        <w:fldChar w:fldCharType="separate"/>
      </w:r>
      <w:r w:rsidR="00B835BA" w:rsidRPr="00B835BA">
        <w:rPr>
          <w:rFonts w:ascii="Calibri" w:hAnsi="Calibri" w:cs="Calibri"/>
        </w:rPr>
        <w:t>[10], [21]</w:t>
      </w:r>
      <w:r w:rsidR="0040274A" w:rsidRPr="00BD0B06">
        <w:rPr>
          <w:rFonts w:cstheme="minorHAnsi"/>
        </w:rPr>
        <w:fldChar w:fldCharType="end"/>
      </w:r>
      <w:r w:rsidR="00B16CD4" w:rsidRPr="00BD0B06">
        <w:rPr>
          <w:rFonts w:cstheme="minorHAnsi"/>
        </w:rPr>
        <w:t xml:space="preserve">. </w:t>
      </w:r>
      <w:r w:rsidR="005264C6" w:rsidRPr="00BD0B06">
        <w:rPr>
          <w:rFonts w:cstheme="minorHAnsi"/>
        </w:rPr>
        <w:t>This issue was minimized by MSRE scientists through</w:t>
      </w:r>
      <w:r w:rsidR="00B16CD4" w:rsidRPr="00BD0B06">
        <w:rPr>
          <w:rFonts w:cstheme="minorHAnsi"/>
        </w:rPr>
        <w:t xml:space="preserve"> </w:t>
      </w:r>
      <w:r w:rsidR="005264C6" w:rsidRPr="00BD0B06">
        <w:rPr>
          <w:rFonts w:cstheme="minorHAnsi"/>
        </w:rPr>
        <w:t xml:space="preserve">the </w:t>
      </w:r>
      <w:r w:rsidR="00B16CD4" w:rsidRPr="00BD0B06">
        <w:rPr>
          <w:rFonts w:cstheme="minorHAnsi"/>
        </w:rPr>
        <w:t>add</w:t>
      </w:r>
      <w:r w:rsidR="005264C6" w:rsidRPr="00BD0B06">
        <w:rPr>
          <w:rFonts w:cstheme="minorHAnsi"/>
        </w:rPr>
        <w:t>ition of</w:t>
      </w:r>
      <w:r w:rsidR="00E724D7" w:rsidRPr="00BD0B06">
        <w:rPr>
          <w:rFonts w:cstheme="minorHAnsi"/>
        </w:rPr>
        <w:t xml:space="preserve"> up to</w:t>
      </w:r>
      <w:r w:rsidR="00B16CD4" w:rsidRPr="00BD0B06">
        <w:rPr>
          <w:rFonts w:cstheme="minorHAnsi"/>
        </w:rPr>
        <w:t xml:space="preserve"> 5% ZrF</w:t>
      </w:r>
      <w:r w:rsidR="00B16CD4" w:rsidRPr="00BD0B06">
        <w:rPr>
          <w:rFonts w:cstheme="minorHAnsi"/>
          <w:vertAlign w:val="subscript"/>
        </w:rPr>
        <w:t>4</w:t>
      </w:r>
      <w:r w:rsidR="00B16CD4" w:rsidRPr="00BD0B06">
        <w:rPr>
          <w:rFonts w:cstheme="minorHAnsi"/>
        </w:rPr>
        <w:t xml:space="preserve"> to the salt mixture to act as a thermodynamically favored oxide </w:t>
      </w:r>
      <w:commentRangeStart w:id="25"/>
      <w:r w:rsidR="00B16CD4" w:rsidRPr="00BD0B06">
        <w:rPr>
          <w:rFonts w:cstheme="minorHAnsi"/>
        </w:rPr>
        <w:t>buffer</w:t>
      </w:r>
      <w:commentRangeEnd w:id="25"/>
      <w:r w:rsidR="006323B0" w:rsidRPr="00BD0B06">
        <w:rPr>
          <w:rStyle w:val="CommentReference"/>
          <w:rFonts w:cstheme="minorHAnsi"/>
        </w:rPr>
        <w:commentReference w:id="25"/>
      </w:r>
      <w:r w:rsidR="00DC6884" w:rsidRPr="00BD0B06">
        <w:rPr>
          <w:rFonts w:cstheme="minorHAnsi"/>
        </w:rPr>
        <w:t xml:space="preserve"> </w:t>
      </w:r>
      <w:r w:rsidR="0040274A" w:rsidRPr="00BD0B06">
        <w:rPr>
          <w:rFonts w:cstheme="minorHAnsi"/>
        </w:rPr>
        <w:fldChar w:fldCharType="begin"/>
      </w:r>
      <w:r w:rsidR="00AF4E58">
        <w:rPr>
          <w:rFonts w:cstheme="minorHAnsi"/>
        </w:rPr>
        <w:instrText xml:space="preserve"> ADDIN ZOTERO_ITEM CSL_CITATION {"citationID":"UkIpPXsM","properties":{"formattedCitation":"[21]","plainCitation":"[21]","noteIndex":0},"citationItems":[{"id":63,"uris":["http://zotero.org/users/8315333/items/3YKKNXS2",["http://zotero.org/users/8315333/items/3YKKNXS2"]],"itemData":{"id":63,"type":"report","abstract":"A molten mixture of LiF, BeF2, ZrF,, and UF, served as the circulating fuel for the Molten-Salt Reactor Experiment. Its secondary coolant for transferring heat to an air-cooled radiator was a molten mixture of LiF and ReF2. A third mixture that was chemically identical to the coolant mixture was used in place of the fuel for prenuclear operations and subsequently to flush the reactor core after a fuel drain. Approximately 26,000 lb of these fused fluoride mixtures were prepared from component fluoride salts and loaded into the reactor facility by ORNE’s Reactor Chemistry Division. Techniques for handling molten fluorides and their production process for attaining high chemical purity were developed and applied simultaneously with the development of the molten-salt nuclear reactor concept. The plans and operations which were a part of the fueling of the MSRE are described.","language":"en","note":"DOI: 10.2172/4074869","number":"ORNL--4616, 4074869","page":"ORNL--4616, 4074869","source":"DOI.org (Crossref)","title":"PREPARATION AND HANDLING OF SALT MIXTURES FOR THE MOLTEN SALT REACTOR EXPERIMENT.","URL":"http://www.osti.gov/servlets/purl/4074869/","author":[{"family":"Shaffer","given":"J.H."}],"accessed":{"date-parts":[["2021",8,2]]},"issued":{"date-parts":[["1971",1,1]]}}}],"schema":"https://github.com/citation-style-language/schema/raw/master/csl-citation.json"} </w:instrText>
      </w:r>
      <w:r w:rsidR="0040274A" w:rsidRPr="00BD0B06">
        <w:rPr>
          <w:rFonts w:cstheme="minorHAnsi"/>
        </w:rPr>
        <w:fldChar w:fldCharType="separate"/>
      </w:r>
      <w:r w:rsidR="00B835BA" w:rsidRPr="00B835BA">
        <w:rPr>
          <w:rFonts w:ascii="Calibri" w:hAnsi="Calibri" w:cs="Calibri"/>
        </w:rPr>
        <w:t>[21]</w:t>
      </w:r>
      <w:r w:rsidR="0040274A" w:rsidRPr="00BD0B06">
        <w:rPr>
          <w:rFonts w:cstheme="minorHAnsi"/>
        </w:rPr>
        <w:fldChar w:fldCharType="end"/>
      </w:r>
      <w:r w:rsidR="0047013F" w:rsidRPr="00BD0B06">
        <w:rPr>
          <w:rFonts w:cstheme="minorHAnsi"/>
        </w:rPr>
        <w:t>.</w:t>
      </w:r>
      <w:r w:rsidR="00B16CD4" w:rsidRPr="00BD0B06">
        <w:rPr>
          <w:rFonts w:cstheme="minorHAnsi"/>
        </w:rPr>
        <w:t xml:space="preserve"> </w:t>
      </w:r>
      <w:r w:rsidR="002340C4" w:rsidRPr="00BD0B06">
        <w:rPr>
          <w:rFonts w:cstheme="minorHAnsi"/>
        </w:rPr>
        <w:t xml:space="preserve">The HF formed from the reaction between water and salt </w:t>
      </w:r>
      <w:r w:rsidR="00205A98" w:rsidRPr="00BD0B06">
        <w:rPr>
          <w:rFonts w:cstheme="minorHAnsi"/>
        </w:rPr>
        <w:t>can corrode structural materials such as Cr and Fe through fluorination</w:t>
      </w:r>
      <w:r w:rsidR="00B16CD4" w:rsidRPr="00BD0B06">
        <w:rPr>
          <w:rFonts w:cstheme="minorHAnsi"/>
        </w:rPr>
        <w:t xml:space="preserve">. </w:t>
      </w:r>
      <w:r w:rsidR="000D2125" w:rsidRPr="00BD0B06">
        <w:rPr>
          <w:rFonts w:cstheme="minorHAnsi"/>
        </w:rPr>
        <w:t>Despite this</w:t>
      </w:r>
      <w:r w:rsidR="00717A7B" w:rsidRPr="00BD0B06">
        <w:rPr>
          <w:rFonts w:cstheme="minorHAnsi"/>
        </w:rPr>
        <w:t xml:space="preserve">, </w:t>
      </w:r>
      <w:r w:rsidR="00402096" w:rsidRPr="00BD0B06">
        <w:rPr>
          <w:rFonts w:cstheme="minorHAnsi"/>
        </w:rPr>
        <w:t>Aia et all</w:t>
      </w:r>
      <w:r w:rsidR="00516C4C" w:rsidRPr="00BD0B06">
        <w:rPr>
          <w:rFonts w:cstheme="minorHAnsi"/>
        </w:rPr>
        <w:t xml:space="preserve">, found that high enough concentrations of oxides in molten </w:t>
      </w:r>
      <w:r w:rsidR="0020376E" w:rsidRPr="00BD0B06">
        <w:rPr>
          <w:rFonts w:cstheme="minorHAnsi"/>
        </w:rPr>
        <w:t xml:space="preserve">FLiNaK, in excess of 1000 ppm, can actually retard the corrosion </w:t>
      </w:r>
      <w:r w:rsidR="00275176" w:rsidRPr="00BD0B06">
        <w:rPr>
          <w:rFonts w:cstheme="minorHAnsi"/>
        </w:rPr>
        <w:t>of 316SS</w:t>
      </w:r>
      <w:r w:rsidR="0040274A" w:rsidRPr="00BD0B06">
        <w:rPr>
          <w:rFonts w:cstheme="minorHAnsi"/>
        </w:rPr>
        <w:t xml:space="preserve"> </w:t>
      </w:r>
      <w:r w:rsidR="0040274A" w:rsidRPr="00BD0B06">
        <w:rPr>
          <w:rFonts w:cstheme="minorHAnsi"/>
        </w:rPr>
        <w:fldChar w:fldCharType="begin"/>
      </w:r>
      <w:r w:rsidR="00AF4E58">
        <w:rPr>
          <w:rFonts w:cstheme="minorHAnsi"/>
        </w:rPr>
        <w:instrText xml:space="preserve"> ADDIN ZOTERO_ITEM CSL_CITATION {"citationID":"J56OQAEj","properties":{"formattedCitation":"[24]","plainCitation":"[24]","noteIndex":0},"citationItems":[{"id":19,"uris":["http://zotero.org/users/8315333/items/7FZXQ8TF",["http://zotero.org/users/8315333/items/7FZXQ8TF"]],"itemData":{"id":19,"type":"article-journal","abstract":"Corrosion behavior of 316 stainless steel (316SS) was studied in molten FLINAK and FLINAK + O2− salts at 650 °C by weight loss measurement, electrochemical methods and characterization techniques including scanning electron microscopy (SEM), X-Ray diﬀraction (XRD), electron probe micro-analyzer (EPMA) and Raman spectroscopy. The results showed that 316SS suﬀered corrosion attack in molten FLINAK. Notable corrosion products Cr2O3 and Fe3O4 were detected on the surface of 316SS in addition to subsurface voids. When O2- was added, the corrosion product changed to LiCrO2, which protected the alloy constituents from diﬀusion into the salt.","container-title":"Corrosion Science","DOI":"10.1016/j.corsci.2019.01.040","ISSN":"0010938X","journalAbbreviation":"Corrosion Science","language":"en","page":"175-182","source":"DOI.org (Crossref)","title":"Effects of O2− additive on corrosion behavior of Fe–Cr–Ni alloy in molten fluoride salts","volume":"150","author":[{"family":"Ai","given":"Hua"},{"family":"Shen","given":"Miao"},{"family":"Sun","given":"Hua"},{"family":"Dolan","given":"Kieran Patrick"},{"family":"Wang","given":"Chenyang"},{"family":"Ge","given":"Min"},{"family":"Yin","given":"Huiqin"},{"family":"Li","given":"Xiaoyun"},{"family":"Peng","given":"Hao"},{"family":"Li","given":"Na"},{"family":"Xie","given":"Leidong"}],"issued":{"date-parts":[["2019",4]]}}}],"schema":"https://github.com/citation-style-language/schema/raw/master/csl-citation.json"} </w:instrText>
      </w:r>
      <w:r w:rsidR="0040274A" w:rsidRPr="00BD0B06">
        <w:rPr>
          <w:rFonts w:cstheme="minorHAnsi"/>
        </w:rPr>
        <w:fldChar w:fldCharType="separate"/>
      </w:r>
      <w:r w:rsidR="000B7DF6" w:rsidRPr="000B7DF6">
        <w:rPr>
          <w:rFonts w:ascii="Calibri" w:hAnsi="Calibri" w:cs="Calibri"/>
        </w:rPr>
        <w:t>[24]</w:t>
      </w:r>
      <w:r w:rsidR="0040274A" w:rsidRPr="00BD0B06">
        <w:rPr>
          <w:rFonts w:cstheme="minorHAnsi"/>
        </w:rPr>
        <w:fldChar w:fldCharType="end"/>
      </w:r>
      <w:r w:rsidR="00275176" w:rsidRPr="00BD0B06">
        <w:rPr>
          <w:rFonts w:cstheme="minorHAnsi"/>
        </w:rPr>
        <w:t xml:space="preserve">. </w:t>
      </w:r>
      <w:r w:rsidR="0030742C" w:rsidRPr="00BD0B06">
        <w:rPr>
          <w:rFonts w:cstheme="minorHAnsi"/>
        </w:rPr>
        <w:t>A high o</w:t>
      </w:r>
      <w:r w:rsidR="00275176" w:rsidRPr="00BD0B06">
        <w:rPr>
          <w:rFonts w:cstheme="minorHAnsi"/>
        </w:rPr>
        <w:t>xide</w:t>
      </w:r>
      <w:r w:rsidR="0030742C" w:rsidRPr="00BD0B06">
        <w:rPr>
          <w:rFonts w:cstheme="minorHAnsi"/>
        </w:rPr>
        <w:t xml:space="preserve"> concentration</w:t>
      </w:r>
      <w:r w:rsidR="00275176" w:rsidRPr="00BD0B06">
        <w:rPr>
          <w:rFonts w:cstheme="minorHAnsi"/>
        </w:rPr>
        <w:t xml:space="preserve"> w</w:t>
      </w:r>
      <w:r w:rsidR="0030742C" w:rsidRPr="00BD0B06">
        <w:rPr>
          <w:rFonts w:cstheme="minorHAnsi"/>
        </w:rPr>
        <w:t>as</w:t>
      </w:r>
      <w:r w:rsidR="00275176" w:rsidRPr="00BD0B06">
        <w:rPr>
          <w:rFonts w:cstheme="minorHAnsi"/>
        </w:rPr>
        <w:t xml:space="preserve"> found to change the corrosion products from Fe</w:t>
      </w:r>
      <w:r w:rsidR="00DB0CBC" w:rsidRPr="00BD0B06">
        <w:rPr>
          <w:rFonts w:cstheme="minorHAnsi"/>
          <w:vertAlign w:val="subscript"/>
        </w:rPr>
        <w:t>3</w:t>
      </w:r>
      <w:r w:rsidR="00275176" w:rsidRPr="00BD0B06">
        <w:rPr>
          <w:rFonts w:cstheme="minorHAnsi"/>
        </w:rPr>
        <w:t>O</w:t>
      </w:r>
      <w:r w:rsidR="00DB0CBC" w:rsidRPr="00BD0B06">
        <w:rPr>
          <w:rFonts w:cstheme="minorHAnsi"/>
          <w:vertAlign w:val="subscript"/>
        </w:rPr>
        <w:t>4</w:t>
      </w:r>
      <w:r w:rsidR="00275176" w:rsidRPr="00BD0B06">
        <w:rPr>
          <w:rFonts w:cstheme="minorHAnsi"/>
        </w:rPr>
        <w:t xml:space="preserve"> and Cr</w:t>
      </w:r>
      <w:r w:rsidR="00DB0CBC" w:rsidRPr="00BD0B06">
        <w:rPr>
          <w:rFonts w:cstheme="minorHAnsi"/>
          <w:vertAlign w:val="subscript"/>
        </w:rPr>
        <w:t>2</w:t>
      </w:r>
      <w:r w:rsidR="00275176" w:rsidRPr="00BD0B06">
        <w:rPr>
          <w:rFonts w:cstheme="minorHAnsi"/>
        </w:rPr>
        <w:t>O</w:t>
      </w:r>
      <w:r w:rsidR="00DB0CBC" w:rsidRPr="00BD0B06">
        <w:rPr>
          <w:rFonts w:cstheme="minorHAnsi"/>
          <w:vertAlign w:val="subscript"/>
        </w:rPr>
        <w:t>3</w:t>
      </w:r>
      <w:r w:rsidR="00275176" w:rsidRPr="00BD0B06">
        <w:rPr>
          <w:rFonts w:cstheme="minorHAnsi"/>
        </w:rPr>
        <w:t xml:space="preserve"> to CrLiO</w:t>
      </w:r>
      <w:r w:rsidR="00275176" w:rsidRPr="00BD0B06">
        <w:rPr>
          <w:rFonts w:cstheme="minorHAnsi"/>
          <w:vertAlign w:val="subscript"/>
        </w:rPr>
        <w:t>2</w:t>
      </w:r>
      <w:r w:rsidR="009B29DF" w:rsidRPr="00BD0B06">
        <w:rPr>
          <w:rFonts w:cstheme="minorHAnsi"/>
        </w:rPr>
        <w:t xml:space="preserve">, which formed a more stable passivation layer between the salt and </w:t>
      </w:r>
      <w:r w:rsidR="00184555" w:rsidRPr="00BD0B06">
        <w:rPr>
          <w:rFonts w:cstheme="minorHAnsi"/>
        </w:rPr>
        <w:t xml:space="preserve">metal </w:t>
      </w:r>
      <w:r w:rsidR="0040274A" w:rsidRPr="00BD0B06">
        <w:rPr>
          <w:rFonts w:cstheme="minorHAnsi"/>
        </w:rPr>
        <w:fldChar w:fldCharType="begin"/>
      </w:r>
      <w:r w:rsidR="00AF4E58">
        <w:rPr>
          <w:rFonts w:cstheme="minorHAnsi"/>
        </w:rPr>
        <w:instrText xml:space="preserve"> ADDIN ZOTERO_ITEM CSL_CITATION {"citationID":"qjCkDtpa","properties":{"formattedCitation":"[24]","plainCitation":"[24]","noteIndex":0},"citationItems":[{"id":19,"uris":["http://zotero.org/users/8315333/items/7FZXQ8TF",["http://zotero.org/users/8315333/items/7FZXQ8TF"]],"itemData":{"id":19,"type":"article-journal","abstract":"Corrosion behavior of 316 stainless steel (316SS) was studied in molten FLINAK and FLINAK + O2− salts at 650 °C by weight loss measurement, electrochemical methods and characterization techniques including scanning electron microscopy (SEM), X-Ray diﬀraction (XRD), electron probe micro-analyzer (EPMA) and Raman spectroscopy. The results showed that 316SS suﬀered corrosion attack in molten FLINAK. Notable corrosion products Cr2O3 and Fe3O4 were detected on the surface of 316SS in addition to subsurface voids. When O2- was added, the corrosion product changed to LiCrO2, which protected the alloy constituents from diﬀusion into the salt.","container-title":"Corrosion Science","DOI":"10.1016/j.corsci.2019.01.040","ISSN":"0010938X","journalAbbreviation":"Corrosion Science","language":"en","page":"175-182","source":"DOI.org (Crossref)","title":"Effects of O2− additive on corrosion behavior of Fe–Cr–Ni alloy in molten fluoride salts","volume":"150","author":[{"family":"Ai","given":"Hua"},{"family":"Shen","given":"Miao"},{"family":"Sun","given":"Hua"},{"family":"Dolan","given":"Kieran Patrick"},{"family":"Wang","given":"Chenyang"},{"family":"Ge","given":"Min"},{"family":"Yin","given":"Huiqin"},{"family":"Li","given":"Xiaoyun"},{"family":"Peng","given":"Hao"},{"family":"Li","given":"Na"},{"family":"Xie","given":"Leidong"}],"issued":{"date-parts":[["2019",4]]}}}],"schema":"https://github.com/citation-style-language/schema/raw/master/csl-citation.json"} </w:instrText>
      </w:r>
      <w:r w:rsidR="0040274A" w:rsidRPr="00BD0B06">
        <w:rPr>
          <w:rFonts w:cstheme="minorHAnsi"/>
        </w:rPr>
        <w:fldChar w:fldCharType="separate"/>
      </w:r>
      <w:r w:rsidR="000B7DF6" w:rsidRPr="000B7DF6">
        <w:rPr>
          <w:rFonts w:ascii="Calibri" w:hAnsi="Calibri" w:cs="Calibri"/>
        </w:rPr>
        <w:t>[24]</w:t>
      </w:r>
      <w:r w:rsidR="0040274A" w:rsidRPr="00BD0B06">
        <w:rPr>
          <w:rFonts w:cstheme="minorHAnsi"/>
        </w:rPr>
        <w:fldChar w:fldCharType="end"/>
      </w:r>
      <w:r w:rsidR="00184555" w:rsidRPr="00BD0B06">
        <w:rPr>
          <w:rFonts w:cstheme="minorHAnsi"/>
        </w:rPr>
        <w:t>.</w:t>
      </w:r>
    </w:p>
    <w:p w14:paraId="6ED4DD8F" w14:textId="0AADBF70" w:rsidR="00383DB5" w:rsidRDefault="00383DB5" w:rsidP="00666979">
      <w:pPr>
        <w:rPr>
          <w:rFonts w:cstheme="minorHAnsi"/>
        </w:rPr>
      </w:pPr>
      <w:r>
        <w:rPr>
          <w:rFonts w:cstheme="minorHAnsi"/>
        </w:rPr>
        <w:t xml:space="preserve">Originally, oxygen concentration was measured by reacting salts with an aggressive fluorinating agent, and measuring the amount of oxygen released </w:t>
      </w:r>
      <w:r>
        <w:rPr>
          <w:rFonts w:cstheme="minorHAnsi"/>
        </w:rPr>
        <w:fldChar w:fldCharType="begin"/>
      </w:r>
      <w:r w:rsidR="00AF4E58">
        <w:rPr>
          <w:rFonts w:cstheme="minorHAnsi"/>
        </w:rPr>
        <w:instrText xml:space="preserve"> ADDIN ZOTERO_ITEM CSL_CITATION {"citationID":"zQnglgZS","properties":{"formattedCitation":"[25]","plainCitation":"[25]","noteIndex":0},"citationItems":[{"id":278,"uris":["http://zotero.org/users/8315333/items/93ZHBXZU",["http://zotero.org/users/8315333/items/93ZHBXZU"]],"itemData":{"id":278,"type":"article-journal","container-title":"Analytical Chemistry","DOI":"10.1021/ac60159a004","ISSN":"0003-2700, 1520-6882","issue":"3","journalAbbreviation":"Anal. Chem.","language":"en","page":"314-317","source":"DOI.org (Crossref)","title":"Determination of Oxides in Fluoride Salts by High-Temperature Fluorination with Potassium Bromotetrafluoride","volume":"32","author":[{"family":"Goldberg","given":"Gerald."},{"family":"Meyer","given":"A. S."},{"family":"White","given":"J. C."}],"issued":{"date-parts":[["1960",3,1]]}}}],"schema":"https://github.com/citation-style-language/schema/raw/master/csl-citation.json"} </w:instrText>
      </w:r>
      <w:r>
        <w:rPr>
          <w:rFonts w:cstheme="minorHAnsi"/>
        </w:rPr>
        <w:fldChar w:fldCharType="separate"/>
      </w:r>
      <w:r w:rsidRPr="00383DB5">
        <w:rPr>
          <w:rFonts w:ascii="Calibri" w:hAnsi="Calibri" w:cs="Calibri"/>
        </w:rPr>
        <w:t>[25]</w:t>
      </w:r>
      <w:r>
        <w:rPr>
          <w:rFonts w:cstheme="minorHAnsi"/>
        </w:rPr>
        <w:fldChar w:fldCharType="end"/>
      </w:r>
      <w:r>
        <w:rPr>
          <w:rFonts w:cstheme="minorHAnsi"/>
        </w:rPr>
        <w:t>. While attempts using KBrF</w:t>
      </w:r>
      <w:r w:rsidRPr="001358A1">
        <w:rPr>
          <w:rFonts w:cstheme="minorHAnsi"/>
          <w:vertAlign w:val="subscript"/>
        </w:rPr>
        <w:t>4</w:t>
      </w:r>
      <w:r>
        <w:rPr>
          <w:rFonts w:cstheme="minorHAnsi"/>
        </w:rPr>
        <w:t xml:space="preserve"> were successful at measuring up to 98% of the oxygen content, aggressive fluorinating agents present multiple safety issues, as will be discusse</w:t>
      </w:r>
      <w:r w:rsidR="009D2899">
        <w:rPr>
          <w:rFonts w:cstheme="minorHAnsi"/>
        </w:rPr>
        <w:t xml:space="preserve">d in Section 4 </w:t>
      </w:r>
      <w:r w:rsidR="009D2899">
        <w:rPr>
          <w:rFonts w:cstheme="minorHAnsi"/>
        </w:rPr>
        <w:fldChar w:fldCharType="begin"/>
      </w:r>
      <w:r w:rsidR="00AF4E58">
        <w:rPr>
          <w:rFonts w:cstheme="minorHAnsi"/>
        </w:rPr>
        <w:instrText xml:space="preserve"> ADDIN ZOTERO_ITEM CSL_CITATION {"citationID":"9qXBI4UO","properties":{"formattedCitation":"[25], [26]","plainCitation":"[25], [26]","noteIndex":0},"citationItems":[{"id":278,"uris":["http://zotero.org/users/8315333/items/93ZHBXZU",["http://zotero.org/users/8315333/items/93ZHBXZU"]],"itemData":{"id":278,"type":"article-journal","container-title":"Analytical Chemistry","DOI":"10.1021/ac60159a004","ISSN":"0003-2700, 1520-6882","issue":"3","journalAbbreviation":"Anal. Chem.","language":"en","page":"314-317","source":"DOI.org (Crossref)","title":"Determination of Oxides in Fluoride Salts by High-Temperature Fluorination with Potassium Bromotetrafluoride","volume":"32","author":[{"family":"Goldberg","given":"Gerald."},{"family":"Meyer","given":"A. S."},{"family":"White","given":"J. C."}],"issued":{"date-parts":[["1960",3,1]]}}},{"id":4,"uris":["http://zotero.org/users/8315333/items/QXVZAWU7",["http://zotero.org/users/8315333/items/QXVZAWU7"]],"itemData":{"id":4,"type":"article-journal","container-title":"Journal of Nuclear Materials","DOI":"10.1016/j.jnucmat.2021.152972","ISSN":"00223115","journalAbbreviation":"Journal of Nuclear Materials","language":"en","page":"152972","source":"DOI.org (Crossref)","title":"Validating modern methods for impurity analysis in fluoride salts","volume":"553","author":[{"family":"Sulejmanovic","given":"Dino"},{"family":"Kurley","given":"J. Matthew"},{"family":"Robb","given":"Kevin"},{"family":"Raiman","given":"Stephen"}],"issued":{"date-parts":[["2021",9]]}}}],"schema":"https://github.com/citation-style-language/schema/raw/master/csl-citation.json"} </w:instrText>
      </w:r>
      <w:r w:rsidR="009D2899">
        <w:rPr>
          <w:rFonts w:cstheme="minorHAnsi"/>
        </w:rPr>
        <w:fldChar w:fldCharType="separate"/>
      </w:r>
      <w:r w:rsidR="009D2899" w:rsidRPr="009D2899">
        <w:rPr>
          <w:rFonts w:ascii="Calibri" w:hAnsi="Calibri" w:cs="Calibri"/>
        </w:rPr>
        <w:t>[25], [26]</w:t>
      </w:r>
      <w:r w:rsidR="009D2899">
        <w:rPr>
          <w:rFonts w:cstheme="minorHAnsi"/>
        </w:rPr>
        <w:fldChar w:fldCharType="end"/>
      </w:r>
      <w:r w:rsidR="009D2899">
        <w:rPr>
          <w:rFonts w:cstheme="minorHAnsi"/>
        </w:rPr>
        <w:t>.</w:t>
      </w:r>
      <w:r w:rsidR="004271E6">
        <w:rPr>
          <w:rFonts w:cstheme="minorHAnsi"/>
        </w:rPr>
        <w:t xml:space="preserve"> Cyclic voltammetry can be used to measure a change in the amount of oxygen ions </w:t>
      </w:r>
      <w:r w:rsidR="004271E6">
        <w:rPr>
          <w:rFonts w:cstheme="minorHAnsi"/>
        </w:rPr>
        <w:fldChar w:fldCharType="begin"/>
      </w:r>
      <w:r w:rsidR="00AF4E58">
        <w:rPr>
          <w:rFonts w:cstheme="minorHAnsi"/>
        </w:rPr>
        <w:instrText xml:space="preserve"> ADDIN ZOTERO_ITEM CSL_CITATION {"citationID":"Ufuo7UWR","properties":{"formattedCitation":"[27]","plainCitation":"[27]","noteIndex":0},"citationItems":[{"id":188,"uris":["http://zotero.org/users/8315333/items/5X7T8YMT",["http://zotero.org/users/8315333/items/5X7T8YMT"]],"itemData":{"id":188,"type":"article-journal","abstract":"A novel and high efficiency purification method for fluoride or chloride molten salts based on the redox of hydrogen on a nickel electrode.\n          , \n            \n              A novel purification process was proposed for molten salts based on the polarization of a hydrogen electrode on nickel,\n              i.e.\n              , H\n              +\n              /H\n              2\n              , Ni electrode. The features of the H\n              +\n              /H\n              2\n              , Ni electrode in typical chloride and fluoride molten salts were investigated. Consistent current electrolysis was performed in a feasible polarization range, and the deoxidation efficiency was higher than that of the traditional chemical or electrochemical purification methods in both chloride and fluoride molten salts. Only H\n              2\n              was used as a purification source gas, and almost no toxic HF or corrosive HCl emissions were used or occurred in the new process. The application range of the proposed method was also discussed.","container-title":"RSC Advances","DOI":"10.1039/D1RA05794D","ISSN":"2046-2069","issue":"56","journalAbbreviation":"RSC Adv.","language":"en","page":"35069-35076","source":"DOI.org (Crossref)","title":"A novel purification method for fluoride or chloride molten salts based on the redox of hydrogen on a nickel electrode","volume":"11","author":[{"family":"Zuo","given":"Yong"},{"family":"Song","given":"Yu-Long"},{"family":"Tang","given":"Rui"},{"family":"Qian","given":"Yuan"}],"issued":{"date-parts":[["2021"]]}}}],"schema":"https://github.com/citation-style-language/schema/raw/master/csl-citation.json"} </w:instrText>
      </w:r>
      <w:r w:rsidR="004271E6">
        <w:rPr>
          <w:rFonts w:cstheme="minorHAnsi"/>
        </w:rPr>
        <w:fldChar w:fldCharType="separate"/>
      </w:r>
      <w:r w:rsidR="004271E6" w:rsidRPr="004271E6">
        <w:rPr>
          <w:rFonts w:ascii="Calibri" w:hAnsi="Calibri" w:cs="Calibri"/>
        </w:rPr>
        <w:t>[27]</w:t>
      </w:r>
      <w:r w:rsidR="004271E6">
        <w:rPr>
          <w:rFonts w:cstheme="minorHAnsi"/>
        </w:rPr>
        <w:fldChar w:fldCharType="end"/>
      </w:r>
      <w:r w:rsidR="004271E6">
        <w:rPr>
          <w:rFonts w:cstheme="minorHAnsi"/>
        </w:rPr>
        <w:t xml:space="preserve">; however, since the exact forms of oxides in the salt are unknown, it is unknown if this method is sufficient to accurate. Recently, </w:t>
      </w:r>
      <w:r w:rsidR="001358A1">
        <w:rPr>
          <w:rFonts w:cstheme="minorHAnsi"/>
        </w:rPr>
        <w:t xml:space="preserve">combustion analysis became </w:t>
      </w:r>
      <w:r w:rsidR="004271E6">
        <w:rPr>
          <w:rFonts w:cstheme="minorHAnsi"/>
        </w:rPr>
        <w:t>the standard for determining oxygen concentration</w:t>
      </w:r>
      <w:r w:rsidR="001358A1">
        <w:rPr>
          <w:rFonts w:cstheme="minorHAnsi"/>
        </w:rPr>
        <w:t>. Combustion analysis works by melting the salt in a graphite crucible at a high enough temperature such that the oxygen in the salt will react with the crucible to form CO, which can then be converted to CO</w:t>
      </w:r>
      <w:r w:rsidR="001358A1" w:rsidRPr="001358A1">
        <w:rPr>
          <w:rFonts w:cstheme="minorHAnsi"/>
          <w:vertAlign w:val="subscript"/>
        </w:rPr>
        <w:t>2</w:t>
      </w:r>
      <w:r w:rsidR="001358A1">
        <w:rPr>
          <w:rFonts w:cstheme="minorHAnsi"/>
        </w:rPr>
        <w:t xml:space="preserve"> and measured via thermal conductivity detectors </w:t>
      </w:r>
      <w:r w:rsidR="001358A1">
        <w:rPr>
          <w:rFonts w:cstheme="minorHAnsi"/>
        </w:rPr>
        <w:fldChar w:fldCharType="begin"/>
      </w:r>
      <w:r w:rsidR="00AF4E58">
        <w:rPr>
          <w:rFonts w:cstheme="minorHAnsi"/>
        </w:rPr>
        <w:instrText xml:space="preserve"> ADDIN ZOTERO_ITEM CSL_CITATION {"citationID":"r5WgPv8K","properties":{"formattedCitation":"[26]","plainCitation":"[26]","noteIndex":0},"citationItems":[{"id":4,"uris":["http://zotero.org/users/8315333/items/QXVZAWU7",["http://zotero.org/users/8315333/items/QXVZAWU7"]],"itemData":{"id":4,"type":"article-journal","container-title":"Journal of Nuclear Materials","DOI":"10.1016/j.jnucmat.2021.152972","ISSN":"00223115","journalAbbreviation":"Journal of Nuclear Materials","language":"en","page":"152972","source":"DOI.org (Crossref)","title":"Validating modern methods for impurity analysis in fluoride salts","volume":"553","author":[{"family":"Sulejmanovic","given":"Dino"},{"family":"Kurley","given":"J. Matthew"},{"family":"Robb","given":"Kevin"},{"family":"Raiman","given":"Stephen"}],"issued":{"date-parts":[["2021",9]]}}}],"schema":"https://github.com/citation-style-language/schema/raw/master/csl-citation.json"} </w:instrText>
      </w:r>
      <w:r w:rsidR="001358A1">
        <w:rPr>
          <w:rFonts w:cstheme="minorHAnsi"/>
        </w:rPr>
        <w:fldChar w:fldCharType="separate"/>
      </w:r>
      <w:r w:rsidR="001358A1" w:rsidRPr="001358A1">
        <w:rPr>
          <w:rFonts w:ascii="Calibri" w:hAnsi="Calibri" w:cs="Calibri"/>
        </w:rPr>
        <w:t>[26]</w:t>
      </w:r>
      <w:r w:rsidR="001358A1">
        <w:rPr>
          <w:rFonts w:cstheme="minorHAnsi"/>
        </w:rPr>
        <w:fldChar w:fldCharType="end"/>
      </w:r>
      <w:r w:rsidR="001358A1">
        <w:rPr>
          <w:rFonts w:cstheme="minorHAnsi"/>
        </w:rPr>
        <w:t>.</w:t>
      </w:r>
    </w:p>
    <w:p w14:paraId="268ACD69" w14:textId="7159353F" w:rsidR="000030B4" w:rsidRPr="00BD0B06" w:rsidRDefault="000030B4" w:rsidP="00A045EF">
      <w:pPr>
        <w:pStyle w:val="Heading3"/>
      </w:pPr>
      <w:bookmarkStart w:id="26" w:name="_Toc92120916"/>
      <w:bookmarkEnd w:id="20"/>
      <w:r>
        <w:t>3.2 Sulfur</w:t>
      </w:r>
      <w:bookmarkEnd w:id="26"/>
    </w:p>
    <w:p w14:paraId="1C60C07D" w14:textId="0D36BFC1" w:rsidR="00B16CD4" w:rsidRDefault="00B16CD4" w:rsidP="00666979">
      <w:pPr>
        <w:rPr>
          <w:rFonts w:cstheme="minorHAnsi"/>
        </w:rPr>
      </w:pPr>
      <w:bookmarkStart w:id="27" w:name="_Hlk147396258"/>
      <w:r w:rsidRPr="00BD0B06">
        <w:rPr>
          <w:rFonts w:cstheme="minorHAnsi"/>
        </w:rPr>
        <w:t xml:space="preserve">Sulfide and sulfate contaminants encourage increased corrosion </w:t>
      </w:r>
      <w:r w:rsidR="0096591C" w:rsidRPr="00BD0B06">
        <w:rPr>
          <w:rFonts w:cstheme="minorHAnsi"/>
        </w:rPr>
        <w:t>by altering redox potential.</w:t>
      </w:r>
      <w:r w:rsidR="00DC6884" w:rsidRPr="00BD0B06">
        <w:rPr>
          <w:rFonts w:cstheme="minorHAnsi"/>
        </w:rPr>
        <w:t xml:space="preserve"> Sulfur compounds can attack noble metals like nickel and form </w:t>
      </w:r>
      <w:proofErr w:type="spellStart"/>
      <w:r w:rsidR="00DC6884" w:rsidRPr="00BD0B06">
        <w:rPr>
          <w:rFonts w:cstheme="minorHAnsi"/>
        </w:rPr>
        <w:t>NiS</w:t>
      </w:r>
      <w:proofErr w:type="spellEnd"/>
      <w:r w:rsidR="00DC6884" w:rsidRPr="00BD0B06">
        <w:rPr>
          <w:rFonts w:cstheme="minorHAnsi"/>
        </w:rPr>
        <w:t xml:space="preserve">, which can then be attacked by fluoride ions to form </w:t>
      </w:r>
      <w:proofErr w:type="spellStart"/>
      <w:r w:rsidR="00DC6884" w:rsidRPr="00BD0B06">
        <w:rPr>
          <w:rFonts w:cstheme="minorHAnsi"/>
        </w:rPr>
        <w:t>NiF</w:t>
      </w:r>
      <w:proofErr w:type="spellEnd"/>
      <w:r w:rsidR="00DC6884" w:rsidRPr="00BD0B06">
        <w:rPr>
          <w:rFonts w:cstheme="minorHAnsi"/>
        </w:rPr>
        <w:t>, which will dissolve into the salt solution, corroding loop structures</w:t>
      </w:r>
      <w:r w:rsidR="0040274A" w:rsidRPr="00BD0B06">
        <w:rPr>
          <w:rFonts w:cstheme="minorHAnsi"/>
        </w:rPr>
        <w:t xml:space="preserve"> </w:t>
      </w:r>
      <w:r w:rsidR="0040274A" w:rsidRPr="00BD0B06">
        <w:rPr>
          <w:rFonts w:cstheme="minorHAnsi"/>
        </w:rPr>
        <w:fldChar w:fldCharType="begin"/>
      </w:r>
      <w:r w:rsidR="00AF4E58">
        <w:rPr>
          <w:rFonts w:cstheme="minorHAnsi"/>
        </w:rPr>
        <w:instrText xml:space="preserve"> ADDIN ZOTERO_ITEM CSL_CITATION {"citationID":"lty9TiEg","properties":{"formattedCitation":"[10], [21]","plainCitation":"[10], [21]","noteIndex":0},"citationItems":[{"id":63,"uris":["http://zotero.org/users/8315333/items/3YKKNXS2",["http://zotero.org/users/8315333/items/3YKKNXS2"]],"itemData":{"id":63,"type":"report","abstract":"A molten mixture of LiF, BeF2, ZrF,, and UF, served as the circulating fuel for the Molten-Salt Reactor Experiment. Its secondary coolant for transferring heat to an air-cooled radiator was a molten mixture of LiF and ReF2. A third mixture that was chemically identical to the coolant mixture was used in place of the fuel for prenuclear operations and subsequently to flush the reactor core after a fuel drain. Approximately 26,000 lb of these fused fluoride mixtures were prepared from component fluoride salts and loaded into the reactor facility by ORNE’s Reactor Chemistry Division. Techniques for handling molten fluorides and their production process for attaining high chemical purity were developed and applied simultaneously with the development of the molten-salt nuclear reactor concept. The plans and operations which were a part of the fueling of the MSRE are described.","language":"en","note":"DOI: 10.2172/4074869","number":"ORNL--4616, 4074869","page":"ORNL--4616, 4074869","source":"DOI.org (Crossref)","title":"PREPARATION AND HANDLING OF SALT MIXTURES FOR THE MOLTEN SALT REACTOR EXPERIMENT.","URL":"http://www.osti.gov/servlets/purl/4074869/","author":[{"family":"Shaffer","given":"J.H."}],"accessed":{"date-parts":[["2021",8,2]]},"issued":{"date-parts":[["1971",1,1]]}}},{"id":273,"uris":["http://zotero.org/users/8315333/items/I7S8TISM",["http://zotero.org/users/8315333/items/I7S8TISM"]],"itemData":{"id":273,"type":"report","collection-title":"Molten-salt Reactor Program semiannual progress report","event-place":"Oak Ridge National Lab","genre":"Progress Report","language":"en","number":"ORNL-3708","publisher":"Oak Ridge National Lab","publisher-place":"Oak Ridge National Lab","title":"Molten-Salt Reactor Program: Semiannual Progress Report for Period Ending July 31, 1964","author":[{"family":"Briggs","given":"R.B."}],"issued":{"date-parts":[["1964",11]]}}}],"schema":"https://github.com/citation-style-language/schema/raw/master/csl-citation.json"} </w:instrText>
      </w:r>
      <w:r w:rsidR="0040274A" w:rsidRPr="00BD0B06">
        <w:rPr>
          <w:rFonts w:cstheme="minorHAnsi"/>
        </w:rPr>
        <w:fldChar w:fldCharType="separate"/>
      </w:r>
      <w:r w:rsidR="00B835BA" w:rsidRPr="00B835BA">
        <w:rPr>
          <w:rFonts w:ascii="Calibri" w:hAnsi="Calibri" w:cs="Calibri"/>
        </w:rPr>
        <w:t>[10], [21]</w:t>
      </w:r>
      <w:r w:rsidR="0040274A" w:rsidRPr="00BD0B06">
        <w:rPr>
          <w:rFonts w:cstheme="minorHAnsi"/>
        </w:rPr>
        <w:fldChar w:fldCharType="end"/>
      </w:r>
      <w:r w:rsidR="00DC6884" w:rsidRPr="00BD0B06">
        <w:rPr>
          <w:rFonts w:cstheme="minorHAnsi"/>
        </w:rPr>
        <w:t xml:space="preserve">. </w:t>
      </w:r>
      <w:r w:rsidR="00F63A81">
        <w:rPr>
          <w:rFonts w:cstheme="minorHAnsi"/>
        </w:rPr>
        <w:t xml:space="preserve">Although less abundant in constituent salts used today, sulfur was a major contaminant of consideration for MSRE operations, due to large amounts of it being present in their LiF supply </w:t>
      </w:r>
      <w:r w:rsidR="00F63A81">
        <w:rPr>
          <w:rFonts w:cstheme="minorHAnsi"/>
        </w:rPr>
        <w:fldChar w:fldCharType="begin"/>
      </w:r>
      <w:r w:rsidR="00AF4E58">
        <w:rPr>
          <w:rFonts w:cstheme="minorHAnsi"/>
        </w:rPr>
        <w:instrText xml:space="preserve"> ADDIN ZOTERO_ITEM CSL_CITATION {"citationID":"7RGbiPk4","properties":{"formattedCitation":"[10], [28]","plainCitation":"[10], [28]","noteIndex":0},"citationItems":[{"id":273,"uris":["http://zotero.org/users/8315333/items/I7S8TISM",["http://zotero.org/users/8315333/items/I7S8TISM"]],"itemData":{"id":273,"type":"report","collection-title":"Molten-salt Reactor Program semiannual progress report","event-place":"Oak Ridge National Lab","genre":"Progress Report","language":"en","number":"ORNL-3708","publisher":"Oak Ridge National Lab","publisher-place":"Oak Ridge National Lab","title":"Molten-Salt Reactor Program: Semiannual Progress Report for Period Ending July 31, 1964","author":[{"family":"Briggs","given":"R.B."}],"issued":{"date-parts":[["1964",11]]}}},{"id":254,"uris":["http://zotero.org/users/8315333/items/42E34HTU",["http://zotero.org/users/8315333/items/42E34HTU"]],"itemData":{"id":254,"type":"report","collection-title":"Molten-salt Reactor Program semiannual progress report","event-place":"Oak Ridge National Lab","genre":"Progress Report","language":"en","number":"ORNL-5078","publisher":"Oak Ridge National Lab","publisher-place":"Oak Ridge National Lab","title":"Molten-Salt Reactor Program semiannual progress report for period ending August 31, 1975","author":[{"family":"McNeese","given":"L. E."}],"issued":{"date-parts":[["1976",2]]}}}],"schema":"https://github.com/citation-style-language/schema/raw/master/csl-citation.json"} </w:instrText>
      </w:r>
      <w:r w:rsidR="00F63A81">
        <w:rPr>
          <w:rFonts w:cstheme="minorHAnsi"/>
        </w:rPr>
        <w:fldChar w:fldCharType="separate"/>
      </w:r>
      <w:r w:rsidR="004271E6" w:rsidRPr="004271E6">
        <w:rPr>
          <w:rFonts w:ascii="Calibri" w:hAnsi="Calibri" w:cs="Calibri"/>
        </w:rPr>
        <w:t>[10], [28]</w:t>
      </w:r>
      <w:r w:rsidR="00F63A81">
        <w:rPr>
          <w:rFonts w:cstheme="minorHAnsi"/>
        </w:rPr>
        <w:fldChar w:fldCharType="end"/>
      </w:r>
      <w:r w:rsidR="00F63A81">
        <w:rPr>
          <w:rFonts w:cstheme="minorHAnsi"/>
        </w:rPr>
        <w:t xml:space="preserve">. </w:t>
      </w:r>
      <w:r w:rsidR="00DC6884" w:rsidRPr="00BD0B06">
        <w:rPr>
          <w:rFonts w:cstheme="minorHAnsi"/>
        </w:rPr>
        <w:t xml:space="preserve">Sulfates and sulfites also decompose at high </w:t>
      </w:r>
      <w:commentRangeStart w:id="28"/>
      <w:r w:rsidR="00DC6884" w:rsidRPr="00BD0B06">
        <w:rPr>
          <w:rFonts w:cstheme="minorHAnsi"/>
        </w:rPr>
        <w:t>temperatures</w:t>
      </w:r>
      <w:commentRangeEnd w:id="28"/>
      <w:r w:rsidR="007005E8" w:rsidRPr="00BD0B06">
        <w:rPr>
          <w:rStyle w:val="CommentReference"/>
          <w:rFonts w:cstheme="minorHAnsi"/>
        </w:rPr>
        <w:commentReference w:id="28"/>
      </w:r>
      <w:r w:rsidR="000A7CDC" w:rsidRPr="00BD0B06">
        <w:rPr>
          <w:rFonts w:cstheme="minorHAnsi"/>
        </w:rPr>
        <w:t xml:space="preserve"> (600</w:t>
      </w:r>
      <w:r w:rsidR="00D8687B" w:rsidRPr="00BD0B06">
        <w:rPr>
          <w:rFonts w:cstheme="minorHAnsi"/>
        </w:rPr>
        <w:t>-1000°C)</w:t>
      </w:r>
      <w:r w:rsidR="00DC6884" w:rsidRPr="00BD0B06">
        <w:rPr>
          <w:rFonts w:cstheme="minorHAnsi"/>
        </w:rPr>
        <w:t xml:space="preserve">, </w:t>
      </w:r>
      <w:commentRangeStart w:id="29"/>
      <w:r w:rsidR="00DC6884" w:rsidRPr="00BD0B06">
        <w:rPr>
          <w:rFonts w:cstheme="minorHAnsi"/>
        </w:rPr>
        <w:t>releasing more ox</w:t>
      </w:r>
      <w:r w:rsidR="00095296" w:rsidRPr="00BD0B06">
        <w:rPr>
          <w:rFonts w:cstheme="minorHAnsi"/>
        </w:rPr>
        <w:t>ygen</w:t>
      </w:r>
      <w:r w:rsidR="00DC6884" w:rsidRPr="00BD0B06">
        <w:rPr>
          <w:rFonts w:cstheme="minorHAnsi"/>
        </w:rPr>
        <w:t xml:space="preserve"> into the salt</w:t>
      </w:r>
      <w:r w:rsidR="0040274A" w:rsidRPr="00BD0B06">
        <w:rPr>
          <w:rFonts w:cstheme="minorHAnsi"/>
        </w:rPr>
        <w:t xml:space="preserve"> </w:t>
      </w:r>
      <w:r w:rsidR="0040274A" w:rsidRPr="00BD0B06">
        <w:rPr>
          <w:rFonts w:cstheme="minorHAnsi"/>
        </w:rPr>
        <w:fldChar w:fldCharType="begin"/>
      </w:r>
      <w:r w:rsidR="00AF4E58">
        <w:rPr>
          <w:rFonts w:cstheme="minorHAnsi"/>
        </w:rPr>
        <w:instrText xml:space="preserve"> ADDIN ZOTERO_ITEM CSL_CITATION {"citationID":"Tb2zgIai","properties":{"formattedCitation":"[29]","plainCitation":"[29]","noteIndex":0},"citationItems":[{"id":75,"uris":["http://zotero.org/users/8315333/items/BBCGURWR",["http://zotero.org/users/8315333/items/BBCGURWR"]],"itemData":{"id":75,"type":"thesis","abstract":"The concept of a high temperature nuclear reactor cooled by molten salt has existed for\nnearly sixty years. Conceived at Oak Ridge National Laboratory (ORNL), the idea reached\nits zenith in 1965 with the successful operation of the Molten Salt Reactor Experiment\n(MSRE), a fluid-fueled nuclear reactor. Following the success of the MSRE, extensive plans\nwere made for a pilot molten salt breeder reactor (MSBR) to compete with the in-progress\nliquid metal breeder fast reactor program. However, funding was terminated before the\nMSBR concept could truly take hold. Upon the MSBR’s cancellation, years of work produced\nduring the MSRE were meticulously stored, waiting for a new interest.\nThe increasing demand for carbon free and affordable electricity has pushed high temper ature reactors towards the forefront of nuclear energy. Out of all the proposed high temper ature reactors, the molten salt reactor is one of the most promising. One class of molten salt\nreactor, the Fluoride High-temperature salt cooled Reactor (FHR), has attracted consider able attention from both universities and national labs. However, the FHR faces rudimentary\nmaterials and engineering challenges. These difficulties are exasperated by the vacuum of\nmolten salt expertise left fifty years after the MSRE. Useful facilities and experiments have\nlong since been decommissioned while those who are in the know have retired or passed away.\nThe basic engineering established at ORNL must be replicated in order to answer questions\nposed by the FHR.\nBefore work can begin, a batch scale purification system capable of providing high grade\nmolten salts for testing must be constructed. Two salt purification devices were built at the\nUniversity of Wisconsin for this purpose, a large scale purifier, and a small scale purifier.\nEach purifier was designed to hydrofluorinate LiF-BeF2, or flibe, to rid it of impurities\nand reduce its corrosion potential. Over 100 kg of salt was purified. To safely perform\npurification, a health monitoring program was put in place to prevent the development of\nacute or chronic beryllium disease–an allergic reaction to beryllium and beryllium containing\nmaterials–in employees.\nAlthough hydrofluorination is well documented to produce pure fluoride salt mixtures,\nknowing the salt composition is also vital to assess materials problems. Inductively coupled\nplasma measurements and neutron activation analysis have been used to determine compo sition and metallic impurities. A redox probe, capable of measuring the redox potential of\nberyllium fluoride containing salts without dissolved uranium fluoride, has been employed to\nmeasure the redox potential of flibe in various chemical conditions for the first time. These\nredox measurements have been superimposed with metal impurities measurements found by\nneutron activation analysis.\nLastly, reductions of flibe with beryllium metal have been investigated using the redox\nprobe. Over reductions have been performed, which have shown to decrease redox potential\nwhile seemingly creating a beryllium-beryllium halide system. Speculation on the lowest\nadvisable redox potential to prevent miscible beryllium are included along with suggestions\nii\nfor future work.\nDespite the hurdles presented by the innate chemical hazards of flibe, significant progress\nin understanding flibe without uranium has been made, which is directly applicable to FHR\ncommercialization. The largest batches of flibe in the past 50 years have been purified. The\nquality of the flibe has been assessed by multiple metrics. A suggested redox potential for\nfuture corrosion tests is defined. Simultaneously, the contents of this thesis can also serve\nas a introductory guide to convey the fundamentals of chemistry, engineering, and safety\nrequired to work with flibe","call-number":"3706622","event-place":"Madison, Wisconsin","genre":"Dissertation","language":"English","number-of-pages":"284","publisher":"UNIVERSITY OF WISCONSIN-MADISON","publisher-place":"Madison, Wisconsin","title":"Purification and Chemical Control of Molten Li2BeF4 for a Fluoride Salt Cooled Reactor","URL":"https://www-proquest-com.srv-proxy1.library.tamu.edu/docview/1695870273","author":[{"family":"Kelleher","given":"Brian C."}],"issued":{"date-parts":[["2015",5,29]]}}}],"schema":"https://github.com/citation-style-language/schema/raw/master/csl-citation.json"} </w:instrText>
      </w:r>
      <w:r w:rsidR="0040274A" w:rsidRPr="00BD0B06">
        <w:rPr>
          <w:rFonts w:cstheme="minorHAnsi"/>
        </w:rPr>
        <w:fldChar w:fldCharType="separate"/>
      </w:r>
      <w:r w:rsidR="004271E6" w:rsidRPr="004271E6">
        <w:rPr>
          <w:rFonts w:ascii="Calibri" w:hAnsi="Calibri" w:cs="Calibri"/>
        </w:rPr>
        <w:t>[29]</w:t>
      </w:r>
      <w:r w:rsidR="0040274A" w:rsidRPr="00BD0B06">
        <w:rPr>
          <w:rFonts w:cstheme="minorHAnsi"/>
        </w:rPr>
        <w:fldChar w:fldCharType="end"/>
      </w:r>
      <w:r w:rsidR="00DC6884" w:rsidRPr="00BD0B06">
        <w:rPr>
          <w:rFonts w:cstheme="minorHAnsi"/>
        </w:rPr>
        <w:t xml:space="preserve">. </w:t>
      </w:r>
      <w:commentRangeEnd w:id="29"/>
      <w:r w:rsidR="007005E8" w:rsidRPr="00BD0B06">
        <w:rPr>
          <w:rStyle w:val="CommentReference"/>
          <w:rFonts w:cstheme="minorHAnsi"/>
        </w:rPr>
        <w:commentReference w:id="29"/>
      </w:r>
      <w:r w:rsidR="0040274A" w:rsidRPr="00BD0B06">
        <w:rPr>
          <w:rFonts w:cstheme="minorHAnsi"/>
        </w:rPr>
        <w:t xml:space="preserve">Sulfur contaminants tend to be removed faster and more completely than oxygen contaminants </w:t>
      </w:r>
      <w:r w:rsidR="0040274A" w:rsidRPr="00BD0B06">
        <w:rPr>
          <w:rFonts w:cstheme="minorHAnsi"/>
        </w:rPr>
        <w:fldChar w:fldCharType="begin"/>
      </w:r>
      <w:r w:rsidR="00AF4E58">
        <w:rPr>
          <w:rFonts w:cstheme="minorHAnsi"/>
        </w:rPr>
        <w:instrText xml:space="preserve"> ADDIN ZOTERO_ITEM CSL_CITATION {"citationID":"hVeSCyJQ","properties":{"formattedCitation":"[30]","plainCitation":"[30]","noteIndex":0},"citationItems":[{"id":73,"uris":["http://zotero.org/users/8315333/items/NSL7VENW",["http://zotero.org/users/8315333/items/NSL7VENW"]],"itemData":{"id":73,"type":"article-journal","container-title":"Journal of Fluorine Chemistry","DOI":"10.1016/j.jfluchem.2017.03.006","ISSN":"00221139","journalAbbreviation":"Journal of Fluorine Chemistry","language":"en","page":"134-141","source":"DOI.org (Crossref)","title":"Preparation of high-purity molten FLiNaK salt by the hydrofluorination process","volume":"197","author":[{"family":"Zong","given":"Guoqiang"},{"family":"Zhang","given":"Zhi-Bing"},{"family":"Sun","given":"Jia-Hong"},{"family":"Xiao","given":"Ji-Chang"}],"issued":{"date-parts":[["2017",5]]}}}],"schema":"https://github.com/citation-style-language/schema/raw/master/csl-citation.json"} </w:instrText>
      </w:r>
      <w:r w:rsidR="0040274A" w:rsidRPr="00BD0B06">
        <w:rPr>
          <w:rFonts w:cstheme="minorHAnsi"/>
        </w:rPr>
        <w:fldChar w:fldCharType="separate"/>
      </w:r>
      <w:r w:rsidR="004271E6" w:rsidRPr="004271E6">
        <w:rPr>
          <w:rFonts w:ascii="Calibri" w:hAnsi="Calibri" w:cs="Calibri"/>
        </w:rPr>
        <w:t>[30]</w:t>
      </w:r>
      <w:r w:rsidR="0040274A" w:rsidRPr="00BD0B06">
        <w:rPr>
          <w:rFonts w:cstheme="minorHAnsi"/>
        </w:rPr>
        <w:fldChar w:fldCharType="end"/>
      </w:r>
      <w:r w:rsidR="0040274A" w:rsidRPr="00BD0B06">
        <w:rPr>
          <w:rFonts w:cstheme="minorHAnsi"/>
        </w:rPr>
        <w:t>.</w:t>
      </w:r>
      <w:r w:rsidR="00DC6884" w:rsidRPr="00BD0B06">
        <w:rPr>
          <w:rFonts w:cstheme="minorHAnsi"/>
        </w:rPr>
        <w:t xml:space="preserve"> </w:t>
      </w:r>
    </w:p>
    <w:p w14:paraId="641A6F8F" w14:textId="515409EF" w:rsidR="001358A1" w:rsidRDefault="001358A1" w:rsidP="00666979">
      <w:pPr>
        <w:rPr>
          <w:rFonts w:cstheme="minorHAnsi"/>
        </w:rPr>
      </w:pPr>
      <w:r>
        <w:rPr>
          <w:rFonts w:cstheme="minorHAnsi"/>
        </w:rPr>
        <w:t>A standard method of measuring sulfur content was not found</w:t>
      </w:r>
      <w:r w:rsidR="00BD27E1">
        <w:rPr>
          <w:rFonts w:cstheme="minorHAnsi"/>
        </w:rPr>
        <w:t>.</w:t>
      </w:r>
      <w:r>
        <w:rPr>
          <w:rFonts w:cstheme="minorHAnsi"/>
        </w:rPr>
        <w:t xml:space="preserve"> </w:t>
      </w:r>
      <w:r w:rsidR="00BD27E1">
        <w:rPr>
          <w:rFonts w:cstheme="minorHAnsi"/>
        </w:rPr>
        <w:t>T</w:t>
      </w:r>
      <w:r>
        <w:rPr>
          <w:rFonts w:cstheme="minorHAnsi"/>
        </w:rPr>
        <w:t xml:space="preserve">his is likely due to the lack of a need for one. Sulfur is completely removed from the system long before oxygen </w:t>
      </w:r>
      <w:r w:rsidR="00BD27E1">
        <w:rPr>
          <w:rFonts w:cstheme="minorHAnsi"/>
        </w:rPr>
        <w:t>for</w:t>
      </w:r>
      <w:r>
        <w:rPr>
          <w:rFonts w:cstheme="minorHAnsi"/>
        </w:rPr>
        <w:t xml:space="preserve"> all of the purification methods discussed</w:t>
      </w:r>
      <w:r w:rsidR="00BD27E1">
        <w:rPr>
          <w:rFonts w:cstheme="minorHAnsi"/>
        </w:rPr>
        <w:t xml:space="preserve"> </w:t>
      </w:r>
      <w:r w:rsidR="00BD27E1">
        <w:rPr>
          <w:rFonts w:cstheme="minorHAnsi"/>
        </w:rPr>
        <w:fldChar w:fldCharType="begin"/>
      </w:r>
      <w:r w:rsidR="00AF4E58">
        <w:rPr>
          <w:rFonts w:cstheme="minorHAnsi"/>
        </w:rPr>
        <w:instrText xml:space="preserve"> ADDIN ZOTERO_ITEM CSL_CITATION {"citationID":"u5S7W4Af","properties":{"formattedCitation":"[27], [30]\\uc0\\u8211{}[32]","plainCitation":"[27], [30]–[32]","noteIndex":0},"citationItems":[{"id":188,"uris":["http://zotero.org/users/8315333/items/5X7T8YMT",["http://zotero.org/users/8315333/items/5X7T8YMT"]],"itemData":{"id":188,"type":"article-journal","abstract":"A novel and high efficiency purification method for fluoride or chloride molten salts based on the redox of hydrogen on a nickel electrode.\n          , \n            \n              A novel purification process was proposed for molten salts based on the polarization of a hydrogen electrode on nickel,\n              i.e.\n              , H\n              +\n              /H\n              2\n              , Ni electrode. The features of the H\n              +\n              /H\n              2\n              , Ni electrode in typical chloride and fluoride molten salts were investigated. Consistent current electrolysis was performed in a feasible polarization range, and the deoxidation efficiency was higher than that of the traditional chemical or electrochemical purification methods in both chloride and fluoride molten salts. Only H\n              2\n              was used as a purification source gas, and almost no toxic HF or corrosive HCl emissions were used or occurred in the new process. The application range of the proposed method was also discussed.","container-title":"RSC Advances","DOI":"10.1039/D1RA05794D","ISSN":"2046-2069","issue":"56","journalAbbreviation":"RSC Adv.","language":"en","page":"35069-35076","source":"DOI.org (Crossref)","title":"A novel purification method for fluoride or chloride molten salts based on the redox of hydrogen on a nickel electrode","volume":"11","author":[{"family":"Zuo","given":"Yong"},{"family":"Song","given":"Yu-Long"},{"family":"Tang","given":"Rui"},{"family":"Qian","given":"Yuan"}],"issued":{"date-parts":[["2021"]]}}},{"id":73,"uris":["http://zotero.org/users/8315333/items/NSL7VENW",["http://zotero.org/users/8315333/items/NSL7VENW"]],"itemData":{"id":73,"type":"article-journal","container-title":"Journal of Fluorine Chemistry","DOI":"10.1016/j.jfluchem.2017.03.006","ISSN":"00221139","journalAbbreviation":"Journal of Fluorine Chemistry","language":"en","page":"134-141","source":"DOI.org (Crossref)","title":"Preparation of high-purity molten FLiNaK salt by the hydrofluorination process","volume":"197","author":[{"family":"Zong","given":"Guoqiang"},{"family":"Zhang","given":"Zhi-Bing"},{"family":"Sun","given":"Jia-Hong"},{"family":"Xiao","given":"Ji-Chang"}],"issued":{"date-parts":[["2017",5]]}}},{"id":48,"uris":["http://zotero.org/users/8315333/items/937DY5BX",["http://zotero.org/users/8315333/items/937DY5BX"]],"itemData":{"id":48,"type":"report","language":"en","note":"DOI: 10.2172/1017120","number":"PNNL-19793, 1017120","page":"PNNL-19793, 1017120","source":"DOI.org (Crossref)","title":"Assessment of the Use of Nitrogen Trifluoride for Purifying Coolant and Heat Transfer Salts in the Fluoride Salt-Cooled High-Temperature Reactor","URL":"http://www.osti.gov/servlets/purl/1017120-KOwVs5/","author":[{"family":"Scheele","given":"Randall D."},{"family":"Casella","given":"Andrew M."}],"accessed":{"date-parts":[["2021",8,2]]},"issued":{"date-parts":[["2010",9,28]]}}},{"id":185,"uris":["http://zotero.org/users/8315333/items/WB8MVHZA",["http://zotero.org/users/8315333/items/WB8MVHZA"]],"itemData":{"id":185,"type":"patent","authority":"United States","call-number":"US09906663","language":"en","number":"US6676824B2","title":"Process for purification of molten salt electrolytes","URL":"https://patents.google.com/patent/US6676824B2/en","author":[{"family":"Urquhart","given":"Roger C."},{"family":"Deshko","given":"Roman"},{"family":"Mourad","given":"Sami"}],"accessed":{"date-parts":[["2021",10,31]]},"issued":{"date-parts":[["2004",1,13]]},"submitted":{"date-parts":[["2001",7,18]]}}}],"schema":"https://github.com/citation-style-language/schema/raw/master/csl-citation.json"} </w:instrText>
      </w:r>
      <w:r w:rsidR="00BD27E1">
        <w:rPr>
          <w:rFonts w:cstheme="minorHAnsi"/>
        </w:rPr>
        <w:fldChar w:fldCharType="separate"/>
      </w:r>
      <w:r w:rsidR="00BD27E1" w:rsidRPr="00BD27E1">
        <w:rPr>
          <w:rFonts w:ascii="Calibri" w:hAnsi="Calibri" w:cs="Calibri"/>
          <w:szCs w:val="24"/>
        </w:rPr>
        <w:t>[27], [30]–[32]</w:t>
      </w:r>
      <w:r w:rsidR="00BD27E1">
        <w:rPr>
          <w:rFonts w:cstheme="minorHAnsi"/>
        </w:rPr>
        <w:fldChar w:fldCharType="end"/>
      </w:r>
      <w:r>
        <w:rPr>
          <w:rFonts w:cstheme="minorHAnsi"/>
        </w:rPr>
        <w:t>.</w:t>
      </w:r>
    </w:p>
    <w:p w14:paraId="2BD89D4F" w14:textId="1EB902FF" w:rsidR="000030B4" w:rsidRPr="000030B4" w:rsidRDefault="000030B4" w:rsidP="00A045EF">
      <w:pPr>
        <w:pStyle w:val="Heading3"/>
      </w:pPr>
      <w:bookmarkStart w:id="30" w:name="_Toc92120917"/>
      <w:bookmarkEnd w:id="27"/>
      <w:r>
        <w:t xml:space="preserve">3.3 </w:t>
      </w:r>
      <w:r w:rsidR="00A045EF">
        <w:t>Structural Metals</w:t>
      </w:r>
      <w:bookmarkEnd w:id="30"/>
    </w:p>
    <w:p w14:paraId="55241C04" w14:textId="2F52C5E0" w:rsidR="00284BEE" w:rsidRDefault="0096591C" w:rsidP="00666979">
      <w:pPr>
        <w:rPr>
          <w:rFonts w:cstheme="minorHAnsi"/>
        </w:rPr>
      </w:pPr>
      <w:bookmarkStart w:id="31" w:name="_Hlk147396463"/>
      <w:r w:rsidRPr="00BD0B06">
        <w:rPr>
          <w:rFonts w:cstheme="minorHAnsi"/>
        </w:rPr>
        <w:t xml:space="preserve">Structural metal </w:t>
      </w:r>
      <w:commentRangeStart w:id="32"/>
      <w:r w:rsidRPr="00BD0B06">
        <w:rPr>
          <w:rFonts w:cstheme="minorHAnsi"/>
        </w:rPr>
        <w:t>contaminants</w:t>
      </w:r>
      <w:commentRangeEnd w:id="32"/>
      <w:r w:rsidR="002146C7" w:rsidRPr="00BD0B06">
        <w:rPr>
          <w:rStyle w:val="CommentReference"/>
          <w:rFonts w:cstheme="minorHAnsi"/>
        </w:rPr>
        <w:commentReference w:id="32"/>
      </w:r>
      <w:r w:rsidR="00AE15D1" w:rsidRPr="00BD0B06">
        <w:rPr>
          <w:rFonts w:cstheme="minorHAnsi"/>
        </w:rPr>
        <w:t>,</w:t>
      </w:r>
      <w:r w:rsidRPr="00BD0B06">
        <w:rPr>
          <w:rFonts w:cstheme="minorHAnsi"/>
        </w:rPr>
        <w:t xml:space="preserve"> </w:t>
      </w:r>
      <w:r w:rsidR="00095296" w:rsidRPr="00BD0B06">
        <w:rPr>
          <w:rFonts w:cstheme="minorHAnsi"/>
        </w:rPr>
        <w:t xml:space="preserve">such as </w:t>
      </w:r>
      <w:r w:rsidR="00AE15D1" w:rsidRPr="00BD0B06">
        <w:rPr>
          <w:rFonts w:cstheme="minorHAnsi"/>
        </w:rPr>
        <w:t xml:space="preserve">fluorinated </w:t>
      </w:r>
      <w:r w:rsidR="00095296" w:rsidRPr="00BD0B06">
        <w:rPr>
          <w:rFonts w:cstheme="minorHAnsi"/>
        </w:rPr>
        <w:t>Cr</w:t>
      </w:r>
      <w:r w:rsidR="00DB473C">
        <w:rPr>
          <w:rFonts w:cstheme="minorHAnsi"/>
        </w:rPr>
        <w:t>,</w:t>
      </w:r>
      <w:r w:rsidR="00095296" w:rsidRPr="00BD0B06">
        <w:rPr>
          <w:rFonts w:cstheme="minorHAnsi"/>
        </w:rPr>
        <w:t xml:space="preserve"> Fe</w:t>
      </w:r>
      <w:r w:rsidR="00DB473C">
        <w:rPr>
          <w:rFonts w:cstheme="minorHAnsi"/>
        </w:rPr>
        <w:t>, and Ni</w:t>
      </w:r>
      <w:r w:rsidR="00AE15D1" w:rsidRPr="00BD0B06">
        <w:rPr>
          <w:rFonts w:cstheme="minorHAnsi"/>
        </w:rPr>
        <w:t>,</w:t>
      </w:r>
      <w:r w:rsidR="00095296" w:rsidRPr="00BD0B06">
        <w:rPr>
          <w:rFonts w:cstheme="minorHAnsi"/>
        </w:rPr>
        <w:t xml:space="preserve"> </w:t>
      </w:r>
      <w:r w:rsidRPr="00BD0B06">
        <w:rPr>
          <w:rFonts w:cstheme="minorHAnsi"/>
        </w:rPr>
        <w:t>affect the nuclear cross section of the salt</w:t>
      </w:r>
      <w:r w:rsidR="00E82C71" w:rsidRPr="00BD0B06">
        <w:rPr>
          <w:rFonts w:cstheme="minorHAnsi"/>
        </w:rPr>
        <w:t>,</w:t>
      </w:r>
      <w:r w:rsidRPr="00BD0B06">
        <w:rPr>
          <w:rFonts w:cstheme="minorHAnsi"/>
        </w:rPr>
        <w:t xml:space="preserve"> </w:t>
      </w:r>
      <w:r w:rsidR="00AE15D1" w:rsidRPr="00BD0B06">
        <w:rPr>
          <w:rFonts w:cstheme="minorHAnsi"/>
        </w:rPr>
        <w:t xml:space="preserve">and </w:t>
      </w:r>
      <w:r w:rsidRPr="00BD0B06">
        <w:rPr>
          <w:rFonts w:cstheme="minorHAnsi"/>
        </w:rPr>
        <w:t xml:space="preserve">can contribute to loop clogging by </w:t>
      </w:r>
      <w:commentRangeStart w:id="33"/>
      <w:r w:rsidRPr="00BD0B06">
        <w:rPr>
          <w:rFonts w:cstheme="minorHAnsi"/>
        </w:rPr>
        <w:t>deposition</w:t>
      </w:r>
      <w:commentRangeEnd w:id="33"/>
      <w:r w:rsidR="002146C7" w:rsidRPr="00BD0B06">
        <w:rPr>
          <w:rStyle w:val="CommentReference"/>
          <w:rFonts w:cstheme="minorHAnsi"/>
        </w:rPr>
        <w:commentReference w:id="33"/>
      </w:r>
      <w:r w:rsidR="00B85A2B" w:rsidRPr="00BD0B06">
        <w:rPr>
          <w:rFonts w:cstheme="minorHAnsi"/>
        </w:rPr>
        <w:t xml:space="preserve"> to pure metals</w:t>
      </w:r>
      <w:r w:rsidR="00E82C71" w:rsidRPr="00BD0B06">
        <w:rPr>
          <w:rFonts w:cstheme="minorHAnsi"/>
        </w:rPr>
        <w:t xml:space="preserve">, and can </w:t>
      </w:r>
      <w:r w:rsidR="00DB473C">
        <w:rPr>
          <w:rFonts w:cstheme="minorHAnsi"/>
        </w:rPr>
        <w:t>increase</w:t>
      </w:r>
      <w:r w:rsidR="00E82C71" w:rsidRPr="00BD0B06">
        <w:rPr>
          <w:rFonts w:cstheme="minorHAnsi"/>
        </w:rPr>
        <w:t xml:space="preserve"> corrosion </w:t>
      </w:r>
      <w:r w:rsidR="00DB473C">
        <w:rPr>
          <w:rFonts w:cstheme="minorHAnsi"/>
        </w:rPr>
        <w:t xml:space="preserve">rates </w:t>
      </w:r>
      <w:r w:rsidR="00DB473C">
        <w:rPr>
          <w:rFonts w:cstheme="minorHAnsi"/>
        </w:rPr>
        <w:lastRenderedPageBreak/>
        <w:fldChar w:fldCharType="begin"/>
      </w:r>
      <w:r w:rsidR="00AF4E58">
        <w:rPr>
          <w:rFonts w:cstheme="minorHAnsi"/>
        </w:rPr>
        <w:instrText xml:space="preserve"> ADDIN ZOTERO_ITEM CSL_CITATION {"citationID":"cg6hyOMC","properties":{"formattedCitation":"[10], [29]","plainCitation":"[10], [29]","noteIndex":0},"citationItems":[{"id":273,"uris":["http://zotero.org/users/8315333/items/I7S8TISM",["http://zotero.org/users/8315333/items/I7S8TISM"]],"itemData":{"id":273,"type":"report","collection-title":"Molten-salt Reactor Program semiannual progress report","event-place":"Oak Ridge National Lab","genre":"Progress Report","language":"en","number":"ORNL-3708","publisher":"Oak Ridge National Lab","publisher-place":"Oak Ridge National Lab","title":"Molten-Salt Reactor Program: Semiannual Progress Report for Period Ending July 31, 1964","author":[{"family":"Briggs","given":"R.B."}],"issued":{"date-parts":[["1964",11]]}}},{"id":75,"uris":["http://zotero.org/users/8315333/items/BBCGURWR",["http://zotero.org/users/8315333/items/BBCGURWR"]],"itemData":{"id":75,"type":"thesis","abstract":"The concept of a high temperature nuclear reactor cooled by molten salt has existed for\nnearly sixty years. Conceived at Oak Ridge National Laboratory (ORNL), the idea reached\nits zenith in 1965 with the successful operation of the Molten Salt Reactor Experiment\n(MSRE), a fluid-fueled nuclear reactor. Following the success of the MSRE, extensive plans\nwere made for a pilot molten salt breeder reactor (MSBR) to compete with the in-progress\nliquid metal breeder fast reactor program. However, funding was terminated before the\nMSBR concept could truly take hold. Upon the MSBR’s cancellation, years of work produced\nduring the MSRE were meticulously stored, waiting for a new interest.\nThe increasing demand for carbon free and affordable electricity has pushed high temper ature reactors towards the forefront of nuclear energy. Out of all the proposed high temper ature reactors, the molten salt reactor is one of the most promising. One class of molten salt\nreactor, the Fluoride High-temperature salt cooled Reactor (FHR), has attracted consider able attention from both universities and national labs. However, the FHR faces rudimentary\nmaterials and engineering challenges. These difficulties are exasperated by the vacuum of\nmolten salt expertise left fifty years after the MSRE. Useful facilities and experiments have\nlong since been decommissioned while those who are in the know have retired or passed away.\nThe basic engineering established at ORNL must be replicated in order to answer questions\nposed by the FHR.\nBefore work can begin, a batch scale purification system capable of providing high grade\nmolten salts for testing must be constructed. Two salt purification devices were built at the\nUniversity of Wisconsin for this purpose, a large scale purifier, and a small scale purifier.\nEach purifier was designed to hydrofluorinate LiF-BeF2, or flibe, to rid it of impurities\nand reduce its corrosion potential. Over 100 kg of salt was purified. To safely perform\npurification, a health monitoring program was put in place to prevent the development of\nacute or chronic beryllium disease–an allergic reaction to beryllium and beryllium containing\nmaterials–in employees.\nAlthough hydrofluorination is well documented to produce pure fluoride salt mixtures,\nknowing the salt composition is also vital to assess materials problems. Inductively coupled\nplasma measurements and neutron activation analysis have been used to determine compo sition and metallic impurities. A redox probe, capable of measuring the redox potential of\nberyllium fluoride containing salts without dissolved uranium fluoride, has been employed to\nmeasure the redox potential of flibe in various chemical conditions for the first time. These\nredox measurements have been superimposed with metal impurities measurements found by\nneutron activation analysis.\nLastly, reductions of flibe with beryllium metal have been investigated using the redox\nprobe. Over reductions have been performed, which have shown to decrease redox potential\nwhile seemingly creating a beryllium-beryllium halide system. Speculation on the lowest\nadvisable redox potential to prevent miscible beryllium are included along with suggestions\nii\nfor future work.\nDespite the hurdles presented by the innate chemical hazards of flibe, significant progress\nin understanding flibe without uranium has been made, which is directly applicable to FHR\ncommercialization. The largest batches of flibe in the past 50 years have been purified. The\nquality of the flibe has been assessed by multiple metrics. A suggested redox potential for\nfuture corrosion tests is defined. Simultaneously, the contents of this thesis can also serve\nas a introductory guide to convey the fundamentals of chemistry, engineering, and safety\nrequired to work with flibe","call-number":"3706622","event-place":"Madison, Wisconsin","genre":"Dissertation","language":"English","number-of-pages":"284","publisher":"UNIVERSITY OF WISCONSIN-MADISON","publisher-place":"Madison, Wisconsin","title":"Purification and Chemical Control of Molten Li2BeF4 for a Fluoride Salt Cooled Reactor","URL":"https://www-proquest-com.srv-proxy1.library.tamu.edu/docview/1695870273","author":[{"family":"Kelleher","given":"Brian C."}],"issued":{"date-parts":[["2015",5,29]]}}}],"schema":"https://github.com/citation-style-language/schema/raw/master/csl-citation.json"} </w:instrText>
      </w:r>
      <w:r w:rsidR="00DB473C">
        <w:rPr>
          <w:rFonts w:cstheme="minorHAnsi"/>
        </w:rPr>
        <w:fldChar w:fldCharType="separate"/>
      </w:r>
      <w:r w:rsidR="004271E6" w:rsidRPr="004271E6">
        <w:rPr>
          <w:rFonts w:ascii="Calibri" w:hAnsi="Calibri" w:cs="Calibri"/>
        </w:rPr>
        <w:t>[10], [29]</w:t>
      </w:r>
      <w:r w:rsidR="00DB473C">
        <w:rPr>
          <w:rFonts w:cstheme="minorHAnsi"/>
        </w:rPr>
        <w:fldChar w:fldCharType="end"/>
      </w:r>
      <w:r w:rsidR="00DB473C">
        <w:rPr>
          <w:rFonts w:cstheme="minorHAnsi"/>
        </w:rPr>
        <w:t>.</w:t>
      </w:r>
      <w:r w:rsidR="00E74B30">
        <w:rPr>
          <w:rFonts w:cstheme="minorHAnsi"/>
        </w:rPr>
        <w:t xml:space="preserve"> Molten fluorides prefer to attack Cr</w:t>
      </w:r>
      <w:r w:rsidR="00712269">
        <w:rPr>
          <w:rFonts w:cstheme="minorHAnsi"/>
        </w:rPr>
        <w:t xml:space="preserve"> over Ni or Fe </w:t>
      </w:r>
      <w:r w:rsidR="00753863">
        <w:rPr>
          <w:rFonts w:cstheme="minorHAnsi"/>
        </w:rPr>
        <w:fldChar w:fldCharType="begin"/>
      </w:r>
      <w:r w:rsidR="00AF4E58">
        <w:rPr>
          <w:rFonts w:cstheme="minorHAnsi"/>
        </w:rPr>
        <w:instrText xml:space="preserve"> ADDIN ZOTERO_ITEM CSL_CITATION {"citationID":"zHVOy9ps","properties":{"formattedCitation":"[23], [33]\\uc0\\u8211{}[37]","plainCitation":"[23], [33]–[37]","noteIndex":0},"citationItems":[{"id":68,"uris":["http://zotero.org/users/8315333/items/7TWV3KUP",["http://zotero.org/users/8315333/items/7TWV3KUP"]],"itemData":{"id":68,"type":"article-journal","abstract":"The temperature gradient is the main driving force for the corrosion of materials in molten fluorides in molten salt nuclear reactors (MSR). In this paper, the corrosion behavior of Fe and 316L stainless steel in molten (Li,Na,K)F with temperature gradients of 650/700 °C and 600/700 °C is investigated. The experimental results indicate that the potential difference of materials in molten fluorides with a temperature gradient is the main driving force for corrosion. The larger the temperature gradient, the more serious the corrosion of the material will be, especially for samples at the hotter end of the range.","container-title":"Electrochemistry Communications","DOI":"10.1016/j.elecom.2019.106612","ISSN":"13882481","journalAbbreviation":"Electrochemistry Communications","language":"en","page":"106612","source":"DOI.org (Crossref)","title":"Electrochemical corrosion behavior of 316L stainless steel in molten fluorides with a temperature gradient","volume":"109","author":[{"family":"Wang","given":"Yanli"},{"family":"Wu","given":"Jiajie"},{"family":"Wang","given":"Changxuan"},{"family":"Zhang","given":"Shenghua"}],"issued":{"date-parts":[["2019",12]]}}},{"id":40,"uris":["http://zotero.org/users/8315333/items/FE422I7H",["http://zotero.org/users/8315333/items/FE422I7H"]],"itemData":{"id":40,"type":"article-journal","abstract":"Corrosion tests of high temperature alloys, Hastelloy-N, Hastelloy-X, Haynes-230, Inconel-617, and Incoloy-800H were performed in molten ﬂuoride salt, FLiNaK (LiF–NaF–KF:46.5–11.5–42 mol%) with the goal of understanding the corrosion mechanisms and ranking these alloys for their suitability for molten ﬂuoride salt heat exchanger and thermal storage applications. The tests were performed at 850 8C for 500 h in sealed graphite crucibles under an argon cover gas. Corrosion was noted to occur predominantly by dealloying of Cr from the alloys, an effect that was particularly pronounced at the grain boundaries of these alloys. Weight-loss due to corrosion generally correlated with the initial Cr-content of the alloys, and was consistent with the Cr-content measured in the salts after corrosion tests. Two Cr-free alloys, Ni201 and Nb–1Zr, were also tested. Ni-201, a nearly pure Ni alloy with minor alloying additions, exhibited good resistance to corrosion, whereas Nb–1Zr alloy exhibited extensive corrosion attack. The graphite crucible may have accelerated the corrosion process by promoting the formation of carbide phases on the walls of the test crucibles, but did not alter the basic corrosion mechanism.","container-title":"Journal of Fluorine Chemistry","DOI":"10.1016/j.jfluchem.2008.05.008","ISSN":"00221139","issue":"1","journalAbbreviation":"Journal of Fluorine Chemistry","language":"en","page":"67-73","source":"DOI.org (Crossref)","title":"Materials corrosion in molten LiF–NaF–KF salt","volume":"130","author":[{"family":"Olson","given":"Luke C."},{"family":"Ambrosek","given":"James W."},{"family":"Sridharan","given":"Kumar"},{"family":"Anderson","given":"Mark H."},{"family":"Allen","given":"Todd R."}],"issued":{"date-parts":[["2009",1]]}}},{"id":46,"uris":["http://zotero.org/users/8315333/items/358GED75",["http://zotero.org/users/8315333/items/358GED75"]],"itemData":{"id":46,"type":"article-journal","abstract":"Corrosion studies in molten ﬂuoride and chloride salts were surveyed, and key data were aggregated into a single dataset. Studies were graphed by salt purity, temperature, sample material, container material, and experimental method (loop, capsule, crucible). To elucidate and quantify the factors that affect corrosion in molten salts, a data analysis using a newly-deﬁned corrosion resistance score and a correlation analysis using techniques borrowed from machine learning were performed. It is shown that salt purity had the strongest correlation with corrosion rates in molten chlorides and ﬂuorides. Data analysis across varied works was inconsistent due to the lack of standardization among molten salt corrosion studies.","container-title":"Journal of Nuclear Materials","DOI":"10.1016/j.jnucmat.2018.07.036","ISSN":"00223115","journalAbbreviation":"Journal of Nuclear Materials","language":"en","page":"523-535","source":"DOI.org (Crossref)","title":"Aggregation and data analysis of corrosion studies in molten chloride and fluoride salts","volume":"511","author":[{"family":"Raiman","given":"Stephen S."},{"family":"Lee","given":"Sangkeun"}],"issued":{"date-parts":[["2018",12]]}}},{"id":86,"uris":["http://zotero.org/users/8315333/items/65GMPGK5",["http://zotero.org/users/8315333/items/65GMPGK5"]],"itemData":{"id":86,"type":"report","language":"en","note":"DOI: 10.2172/4248030","number":"ORNL-2337, 4248030","page":"ORNL-2337, 4248030","source":"DOI.org (Crossref)","title":"INTERIM REPORT ON CORROSION BY ALKALI-METAL FLUORIDES: WORK TO MAY 1, 1953","title-short":"INTERIM REPORT ON CORROSION BY ALKALI-METAL FLUORIDES","URL":"http://www.osti.gov/servlets/purl/4248030/","author":[{"family":"Adamson","given":"G. M."},{"family":"Crouse","given":"R. S."},{"family":"Manly","given":"W. D."}],"accessed":{"date-parts":[["2021",8,9]]},"issued":{"date-parts":[["1959",6,1]]}}},{"id":88,"uris":["http://zotero.org/users/8315333/items/BC9QV7ZG",["http://zotero.org/users/8315333/items/BC9QV7ZG"]],"itemData":{"id":88,"type":"article-journal","container-title":"Corrosion-Nace","issue":"3","page":"115-122","title":"Fluoride salt corrosion and mass transfer in high temperature dynamic systems","volume":"29","author":[{"family":"Koger","given":"J."}],"issued":{"date-parts":[["1973",3]]}}},{"id":54,"uris":["http://zotero.org/users/8315333/items/9FXK2ZA5",["http://zotero.org/users/8315333/items/9FXK2ZA5"]],"itemData":{"id":54,"type":"article-journal","abstract":"Nickel superalloy Hastelloy-N, alloy X-750, stainless steel 316 (SS316), and stainless steel 304 (SS304) are among the alloys used in the construction of molten salt reactor (MSR). These alloys were analyzed for their corrosion resistance behavior in molten ﬂuoride salt, a coolant used in MSR reactors with 46.5% LiF+ 11.5% NaF+ 42% KF. The corrosion tests were run at 700 ◦C for 100 h under the Ar cover gas. After corrosion, signiﬁcant weight loss was observed in the alloy X750. Weight loss registered in SS316 and SS304 was also high. However, Hastelloy-N gained weight after exposure to molten salt corrosion. This could be attributed to electrochemical plating of corrosion products from other alloys on Hastelloy-N surface. SEM–energy-dispersive X-ray spectroscopy (EDXS) scans of cross-section of alloys revealed maximum corrosion damage to the depth of 250 µm in X750, in contrast to only 20 µm on Hastelloy-N. XPS wide survey scans revealed the presence of Fe, Cr, and Ni elements on the surface of all corroded alloys. In addition, Cr clusters were formed at the triple junctions of grains, as conﬁrmed by SEM–EBSD (Electron Back Scattered Diffraction) analysis. The order of corrosion resistance in FLiNaK environment was X750 &lt; SS316 &lt; SS304 &lt; Hastelloy-N.","container-title":"Energies","DOI":"10.3390/en14030543","ISSN":"1996-1073","issue":"3","journalAbbreviation":"Energies","language":"en","page":"543","source":"DOI.org (Crossref)","title":"Analysis of Corrosion of Hastelloy-N, Alloy X750, SS316 and SS304 in Molten Salt High-Temperature Environment","volume":"14","author":[{"family":"Sandhi","given":"Ketan Kumar"},{"family":"Szpunar","given":"Jerzy"}],"issued":{"date-parts":[["2021",1,21]]}}}],"schema":"https://github.com/citation-style-language/schema/raw/master/csl-citation.json"} </w:instrText>
      </w:r>
      <w:r w:rsidR="00753863">
        <w:rPr>
          <w:rFonts w:cstheme="minorHAnsi"/>
        </w:rPr>
        <w:fldChar w:fldCharType="separate"/>
      </w:r>
      <w:r w:rsidR="00BD27E1" w:rsidRPr="00BD27E1">
        <w:rPr>
          <w:rFonts w:ascii="Calibri" w:hAnsi="Calibri" w:cs="Calibri"/>
          <w:szCs w:val="24"/>
        </w:rPr>
        <w:t>[23], [33]–[37]</w:t>
      </w:r>
      <w:r w:rsidR="00753863">
        <w:rPr>
          <w:rFonts w:cstheme="minorHAnsi"/>
        </w:rPr>
        <w:fldChar w:fldCharType="end"/>
      </w:r>
      <w:commentRangeStart w:id="34"/>
      <w:r w:rsidR="00E82C71" w:rsidRPr="00BD0B06">
        <w:rPr>
          <w:rFonts w:cstheme="minorHAnsi"/>
        </w:rPr>
        <w:t>.</w:t>
      </w:r>
      <w:r w:rsidR="00E74B30">
        <w:rPr>
          <w:rFonts w:cstheme="minorHAnsi"/>
        </w:rPr>
        <w:t xml:space="preserve"> Because Cr is the preferred metal to attack, any Ni or Fe in the salt as fluorides will shift the redox potential and cause Cr to be further attacked through substitutive fluorination </w:t>
      </w:r>
      <w:r w:rsidR="00753863">
        <w:rPr>
          <w:rFonts w:cstheme="minorHAnsi"/>
        </w:rPr>
        <w:fldChar w:fldCharType="begin"/>
      </w:r>
      <w:r w:rsidR="00AF4E58">
        <w:rPr>
          <w:rFonts w:cstheme="minorHAnsi"/>
        </w:rPr>
        <w:instrText xml:space="preserve"> ADDIN ZOTERO_ITEM CSL_CITATION {"citationID":"B5WMhU9M","properties":{"formattedCitation":"[29]","plainCitation":"[29]","noteIndex":0},"citationItems":[{"id":75,"uris":["http://zotero.org/users/8315333/items/BBCGURWR",["http://zotero.org/users/8315333/items/BBCGURWR"]],"itemData":{"id":75,"type":"thesis","abstract":"The concept of a high temperature nuclear reactor cooled by molten salt has existed for\nnearly sixty years. Conceived at Oak Ridge National Laboratory (ORNL), the idea reached\nits zenith in 1965 with the successful operation of the Molten Salt Reactor Experiment\n(MSRE), a fluid-fueled nuclear reactor. Following the success of the MSRE, extensive plans\nwere made for a pilot molten salt breeder reactor (MSBR) to compete with the in-progress\nliquid metal breeder fast reactor program. However, funding was terminated before the\nMSBR concept could truly take hold. Upon the MSBR’s cancellation, years of work produced\nduring the MSRE were meticulously stored, waiting for a new interest.\nThe increasing demand for carbon free and affordable electricity has pushed high temper ature reactors towards the forefront of nuclear energy. Out of all the proposed high temper ature reactors, the molten salt reactor is one of the most promising. One class of molten salt\nreactor, the Fluoride High-temperature salt cooled Reactor (FHR), has attracted consider able attention from both universities and national labs. However, the FHR faces rudimentary\nmaterials and engineering challenges. These difficulties are exasperated by the vacuum of\nmolten salt expertise left fifty years after the MSRE. Useful facilities and experiments have\nlong since been decommissioned while those who are in the know have retired or passed away.\nThe basic engineering established at ORNL must be replicated in order to answer questions\nposed by the FHR.\nBefore work can begin, a batch scale purification system capable of providing high grade\nmolten salts for testing must be constructed. Two salt purification devices were built at the\nUniversity of Wisconsin for this purpose, a large scale purifier, and a small scale purifier.\nEach purifier was designed to hydrofluorinate LiF-BeF2, or flibe, to rid it of impurities\nand reduce its corrosion potential. Over 100 kg of salt was purified. To safely perform\npurification, a health monitoring program was put in place to prevent the development of\nacute or chronic beryllium disease–an allergic reaction to beryllium and beryllium containing\nmaterials–in employees.\nAlthough hydrofluorination is well documented to produce pure fluoride salt mixtures,\nknowing the salt composition is also vital to assess materials problems. Inductively coupled\nplasma measurements and neutron activation analysis have been used to determine compo sition and metallic impurities. A redox probe, capable of measuring the redox potential of\nberyllium fluoride containing salts without dissolved uranium fluoride, has been employed to\nmeasure the redox potential of flibe in various chemical conditions for the first time. These\nredox measurements have been superimposed with metal impurities measurements found by\nneutron activation analysis.\nLastly, reductions of flibe with beryllium metal have been investigated using the redox\nprobe. Over reductions have been performed, which have shown to decrease redox potential\nwhile seemingly creating a beryllium-beryllium halide system. Speculation on the lowest\nadvisable redox potential to prevent miscible beryllium are included along with suggestions\nii\nfor future work.\nDespite the hurdles presented by the innate chemical hazards of flibe, significant progress\nin understanding flibe without uranium has been made, which is directly applicable to FHR\ncommercialization. The largest batches of flibe in the past 50 years have been purified. The\nquality of the flibe has been assessed by multiple metrics. A suggested redox potential for\nfuture corrosion tests is defined. Simultaneously, the contents of this thesis can also serve\nas a introductory guide to convey the fundamentals of chemistry, engineering, and safety\nrequired to work with flibe","call-number":"3706622","event-place":"Madison, Wisconsin","genre":"Dissertation","language":"English","number-of-pages":"284","publisher":"UNIVERSITY OF WISCONSIN-MADISON","publisher-place":"Madison, Wisconsin","title":"Purification and Chemical Control of Molten Li2BeF4 for a Fluoride Salt Cooled Reactor","URL":"https://www-proquest-com.srv-proxy1.library.tamu.edu/docview/1695870273","author":[{"family":"Kelleher","given":"Brian C."}],"issued":{"date-parts":[["2015",5,29]]}}}],"schema":"https://github.com/citation-style-language/schema/raw/master/csl-citation.json"} </w:instrText>
      </w:r>
      <w:r w:rsidR="00753863">
        <w:rPr>
          <w:rFonts w:cstheme="minorHAnsi"/>
        </w:rPr>
        <w:fldChar w:fldCharType="separate"/>
      </w:r>
      <w:r w:rsidR="00753863" w:rsidRPr="00753863">
        <w:rPr>
          <w:rFonts w:ascii="Calibri" w:hAnsi="Calibri" w:cs="Calibri"/>
        </w:rPr>
        <w:t>[29]</w:t>
      </w:r>
      <w:r w:rsidR="00753863">
        <w:rPr>
          <w:rFonts w:cstheme="minorHAnsi"/>
        </w:rPr>
        <w:fldChar w:fldCharType="end"/>
      </w:r>
      <w:r w:rsidR="00E74B30">
        <w:rPr>
          <w:rFonts w:cstheme="minorHAnsi"/>
        </w:rPr>
        <w:t>.</w:t>
      </w:r>
      <w:r w:rsidRPr="00BD0B06">
        <w:rPr>
          <w:rFonts w:cstheme="minorHAnsi"/>
        </w:rPr>
        <w:t xml:space="preserve"> </w:t>
      </w:r>
      <w:commentRangeEnd w:id="34"/>
      <w:r w:rsidR="002146C7" w:rsidRPr="00BD0B06">
        <w:rPr>
          <w:rStyle w:val="CommentReference"/>
          <w:rFonts w:cstheme="minorHAnsi"/>
        </w:rPr>
        <w:commentReference w:id="34"/>
      </w:r>
      <w:r w:rsidR="00753863">
        <w:rPr>
          <w:rFonts w:cstheme="minorHAnsi"/>
        </w:rPr>
        <w:t xml:space="preserve">An excess of Cr in the salt can cause it to plate out of solution </w:t>
      </w:r>
      <w:r w:rsidR="00E73917">
        <w:rPr>
          <w:rFonts w:cstheme="minorHAnsi"/>
        </w:rPr>
        <w:t xml:space="preserve">onto other metal surfaces, diffusing into those surfaces and weaking the metals resistance to future corrosion when the redox potential of the salt changes again </w:t>
      </w:r>
      <w:r w:rsidR="00E73917">
        <w:rPr>
          <w:rFonts w:cstheme="minorHAnsi"/>
        </w:rPr>
        <w:fldChar w:fldCharType="begin"/>
      </w:r>
      <w:r w:rsidR="00AF4E58">
        <w:rPr>
          <w:rFonts w:cstheme="minorHAnsi"/>
        </w:rPr>
        <w:instrText xml:space="preserve"> ADDIN ZOTERO_ITEM CSL_CITATION {"citationID":"hTlR3951","properties":{"formattedCitation":"[29]","plainCitation":"[29]","noteIndex":0},"citationItems":[{"id":75,"uris":["http://zotero.org/users/8315333/items/BBCGURWR",["http://zotero.org/users/8315333/items/BBCGURWR"]],"itemData":{"id":75,"type":"thesis","abstract":"The concept of a high temperature nuclear reactor cooled by molten salt has existed for\nnearly sixty years. Conceived at Oak Ridge National Laboratory (ORNL), the idea reached\nits zenith in 1965 with the successful operation of the Molten Salt Reactor Experiment\n(MSRE), a fluid-fueled nuclear reactor. Following the success of the MSRE, extensive plans\nwere made for a pilot molten salt breeder reactor (MSBR) to compete with the in-progress\nliquid metal breeder fast reactor program. However, funding was terminated before the\nMSBR concept could truly take hold. Upon the MSBR’s cancellation, years of work produced\nduring the MSRE were meticulously stored, waiting for a new interest.\nThe increasing demand for carbon free and affordable electricity has pushed high temper ature reactors towards the forefront of nuclear energy. Out of all the proposed high temper ature reactors, the molten salt reactor is one of the most promising. One class of molten salt\nreactor, the Fluoride High-temperature salt cooled Reactor (FHR), has attracted consider able attention from both universities and national labs. However, the FHR faces rudimentary\nmaterials and engineering challenges. These difficulties are exasperated by the vacuum of\nmolten salt expertise left fifty years after the MSRE. Useful facilities and experiments have\nlong since been decommissioned while those who are in the know have retired or passed away.\nThe basic engineering established at ORNL must be replicated in order to answer questions\nposed by the FHR.\nBefore work can begin, a batch scale purification system capable of providing high grade\nmolten salts for testing must be constructed. Two salt purification devices were built at the\nUniversity of Wisconsin for this purpose, a large scale purifier, and a small scale purifier.\nEach purifier was designed to hydrofluorinate LiF-BeF2, or flibe, to rid it of impurities\nand reduce its corrosion potential. Over 100 kg of salt was purified. To safely perform\npurification, a health monitoring program was put in place to prevent the development of\nacute or chronic beryllium disease–an allergic reaction to beryllium and beryllium containing\nmaterials–in employees.\nAlthough hydrofluorination is well documented to produce pure fluoride salt mixtures,\nknowing the salt composition is also vital to assess materials problems. Inductively coupled\nplasma measurements and neutron activation analysis have been used to determine compo sition and metallic impurities. A redox probe, capable of measuring the redox potential of\nberyllium fluoride containing salts without dissolved uranium fluoride, has been employed to\nmeasure the redox potential of flibe in various chemical conditions for the first time. These\nredox measurements have been superimposed with metal impurities measurements found by\nneutron activation analysis.\nLastly, reductions of flibe with beryllium metal have been investigated using the redox\nprobe. Over reductions have been performed, which have shown to decrease redox potential\nwhile seemingly creating a beryllium-beryllium halide system. Speculation on the lowest\nadvisable redox potential to prevent miscible beryllium are included along with suggestions\nii\nfor future work.\nDespite the hurdles presented by the innate chemical hazards of flibe, significant progress\nin understanding flibe without uranium has been made, which is directly applicable to FHR\ncommercialization. The largest batches of flibe in the past 50 years have been purified. The\nquality of the flibe has been assessed by multiple metrics. A suggested redox potential for\nfuture corrosion tests is defined. Simultaneously, the contents of this thesis can also serve\nas a introductory guide to convey the fundamentals of chemistry, engineering, and safety\nrequired to work with flibe","call-number":"3706622","event-place":"Madison, Wisconsin","genre":"Dissertation","language":"English","number-of-pages":"284","publisher":"UNIVERSITY OF WISCONSIN-MADISON","publisher-place":"Madison, Wisconsin","title":"Purification and Chemical Control of Molten Li2BeF4 for a Fluoride Salt Cooled Reactor","URL":"https://www-proquest-com.srv-proxy1.library.tamu.edu/docview/1695870273","author":[{"family":"Kelleher","given":"Brian C."}],"issued":{"date-parts":[["2015",5,29]]}}}],"schema":"https://github.com/citation-style-language/schema/raw/master/csl-citation.json"} </w:instrText>
      </w:r>
      <w:r w:rsidR="00E73917">
        <w:rPr>
          <w:rFonts w:cstheme="minorHAnsi"/>
        </w:rPr>
        <w:fldChar w:fldCharType="separate"/>
      </w:r>
      <w:r w:rsidR="00E73917" w:rsidRPr="00E73917">
        <w:rPr>
          <w:rFonts w:ascii="Calibri" w:hAnsi="Calibri" w:cs="Calibri"/>
        </w:rPr>
        <w:t>[29]</w:t>
      </w:r>
      <w:r w:rsidR="00E73917">
        <w:rPr>
          <w:rFonts w:cstheme="minorHAnsi"/>
        </w:rPr>
        <w:fldChar w:fldCharType="end"/>
      </w:r>
      <w:r w:rsidR="00E73917">
        <w:rPr>
          <w:rFonts w:cstheme="minorHAnsi"/>
        </w:rPr>
        <w:t xml:space="preserve">. </w:t>
      </w:r>
      <w:r w:rsidR="00DB473C">
        <w:rPr>
          <w:rFonts w:cstheme="minorHAnsi"/>
        </w:rPr>
        <w:t>Outside of salt corrosion, metal fluorides</w:t>
      </w:r>
      <w:r w:rsidRPr="00BD0B06">
        <w:rPr>
          <w:rFonts w:cstheme="minorHAnsi"/>
        </w:rPr>
        <w:t xml:space="preserve"> are often introduced by the oxidation of structural </w:t>
      </w:r>
      <w:del w:id="35" w:author="Raiman, Stephen S" w:date="2021-03-08T11:33:00Z">
        <w:r w:rsidRPr="00BD0B06" w:rsidDel="002146C7">
          <w:rPr>
            <w:rFonts w:cstheme="minorHAnsi"/>
          </w:rPr>
          <w:delText xml:space="preserve">metals </w:delText>
        </w:r>
      </w:del>
      <w:ins w:id="36" w:author="Raiman, Stephen S" w:date="2021-03-08T11:33:00Z">
        <w:r w:rsidR="002146C7" w:rsidRPr="00BD0B06">
          <w:rPr>
            <w:rFonts w:cstheme="minorHAnsi"/>
          </w:rPr>
          <w:t>alloy constituent</w:t>
        </w:r>
      </w:ins>
      <w:r w:rsidR="00DB473C">
        <w:rPr>
          <w:rFonts w:cstheme="minorHAnsi"/>
        </w:rPr>
        <w:t>s</w:t>
      </w:r>
      <w:r w:rsidR="000030B4">
        <w:rPr>
          <w:rFonts w:cstheme="minorHAnsi"/>
        </w:rPr>
        <w:t xml:space="preserve"> by contact with strong fluorinating agents </w:t>
      </w:r>
      <w:r w:rsidR="000030B4">
        <w:rPr>
          <w:rFonts w:cstheme="minorHAnsi"/>
        </w:rPr>
        <w:fldChar w:fldCharType="begin"/>
      </w:r>
      <w:r w:rsidR="00AF4E58">
        <w:rPr>
          <w:rFonts w:cstheme="minorHAnsi"/>
        </w:rPr>
        <w:instrText xml:space="preserve"> ADDIN ZOTERO_ITEM CSL_CITATION {"citationID":"WgVnjBnv","properties":{"formattedCitation":"[21], [29], [38]","plainCitation":"[21], [29], [38]","noteIndex":0},"citationItems":[{"id":63,"uris":["http://zotero.org/users/8315333/items/3YKKNXS2",["http://zotero.org/users/8315333/items/3YKKNXS2"]],"itemData":{"id":63,"type":"report","abstract":"A molten mixture of LiF, BeF2, ZrF,, and UF, served as the circulating fuel for the Molten-Salt Reactor Experiment. Its secondary coolant for transferring heat to an air-cooled radiator was a molten mixture of LiF and ReF2. A third mixture that was chemically identical to the coolant mixture was used in place of the fuel for prenuclear operations and subsequently to flush the reactor core after a fuel drain. Approximately 26,000 lb of these fused fluoride mixtures were prepared from component fluoride salts and loaded into the reactor facility by ORNE’s Reactor Chemistry Division. Techniques for handling molten fluorides and their production process for attaining high chemical purity were developed and applied simultaneously with the development of the molten-salt nuclear reactor concept. The plans and operations which were a part of the fueling of the MSRE are described.","language":"en","note":"DOI: 10.2172/4074869","number":"ORNL--4616, 4074869","page":"ORNL--4616, 4074869","source":"DOI.org (Crossref)","title":"PREPARATION AND HANDLING OF SALT MIXTURES FOR THE MOLTEN SALT REACTOR EXPERIMENT.","URL":"http://www.osti.gov/servlets/purl/4074869/","author":[{"family":"Shaffer","given":"J.H."}],"accessed":{"date-parts":[["2021",8,2]]},"issued":{"date-parts":[["1971",1,1]]}}},{"id":75,"uris":["http://zotero.org/users/8315333/items/BBCGURWR",["http://zotero.org/users/8315333/items/BBCGURWR"]],"itemData":{"id":75,"type":"thesis","abstract":"The concept of a high temperature nuclear reactor cooled by molten salt has existed for\nnearly sixty years. Conceived at Oak Ridge National Laboratory (ORNL), the idea reached\nits zenith in 1965 with the successful operation of the Molten Salt Reactor Experiment\n(MSRE), a fluid-fueled nuclear reactor. Following the success of the MSRE, extensive plans\nwere made for a pilot molten salt breeder reactor (MSBR) to compete with the in-progress\nliquid metal breeder fast reactor program. However, funding was terminated before the\nMSBR concept could truly take hold. Upon the MSBR’s cancellation, years of work produced\nduring the MSRE were meticulously stored, waiting for a new interest.\nThe increasing demand for carbon free and affordable electricity has pushed high temper ature reactors towards the forefront of nuclear energy. Out of all the proposed high temper ature reactors, the molten salt reactor is one of the most promising. One class of molten salt\nreactor, the Fluoride High-temperature salt cooled Reactor (FHR), has attracted consider able attention from both universities and national labs. However, the FHR faces rudimentary\nmaterials and engineering challenges. These difficulties are exasperated by the vacuum of\nmolten salt expertise left fifty years after the MSRE. Useful facilities and experiments have\nlong since been decommissioned while those who are in the know have retired or passed away.\nThe basic engineering established at ORNL must be replicated in order to answer questions\nposed by the FHR.\nBefore work can begin, a batch scale purification system capable of providing high grade\nmolten salts for testing must be constructed. Two salt purification devices were built at the\nUniversity of Wisconsin for this purpose, a large scale purifier, and a small scale purifier.\nEach purifier was designed to hydrofluorinate LiF-BeF2, or flibe, to rid it of impurities\nand reduce its corrosion potential. Over 100 kg of salt was purified. To safely perform\npurification, a health monitoring program was put in place to prevent the development of\nacute or chronic beryllium disease–an allergic reaction to beryllium and beryllium containing\nmaterials–in employees.\nAlthough hydrofluorination is well documented to produce pure fluoride salt mixtures,\nknowing the salt composition is also vital to assess materials problems. Inductively coupled\nplasma measurements and neutron activation analysis have been used to determine compo sition and metallic impurities. A redox probe, capable of measuring the redox potential of\nberyllium fluoride containing salts without dissolved uranium fluoride, has been employed to\nmeasure the redox potential of flibe in various chemical conditions for the first time. These\nredox measurements have been superimposed with metal impurities measurements found by\nneutron activation analysis.\nLastly, reductions of flibe with beryllium metal have been investigated using the redox\nprobe. Over reductions have been performed, which have shown to decrease redox potential\nwhile seemingly creating a beryllium-beryllium halide system. Speculation on the lowest\nadvisable redox potential to prevent miscible beryllium are included along with suggestions\nii\nfor future work.\nDespite the hurdles presented by the innate chemical hazards of flibe, significant progress\nin understanding flibe without uranium has been made, which is directly applicable to FHR\ncommercialization. The largest batches of flibe in the past 50 years have been purified. The\nquality of the flibe has been assessed by multiple metrics. A suggested redox potential for\nfuture corrosion tests is defined. Simultaneously, the contents of this thesis can also serve\nas a introductory guide to convey the fundamentals of chemistry, engineering, and safety\nrequired to work with flibe","call-number":"3706622","event-place":"Madison, Wisconsin","genre":"Dissertation","language":"English","number-of-pages":"284","publisher":"UNIVERSITY OF WISCONSIN-MADISON","publisher-place":"Madison, Wisconsin","title":"Purification and Chemical Control of Molten Li2BeF4 for a Fluoride Salt Cooled Reactor","URL":"https://www-proquest-com.srv-proxy1.library.tamu.edu/docview/1695870273","author":[{"family":"Kelleher","given":"Brian C."}],"issued":{"date-parts":[["2015",5,29]]}}},{"id":77,"uris":["http://zotero.org/users/8315333/items/YG8BVEFT",["http://zotero.org/users/8315333/items/YG8BVEFT"]],"itemData":{"id":77,"type":"report","publisher":"ALLIED CHEMICAL CORPORATION","title":"CORROSION OF METALS AND ALLOYS BY FLUORINE","author":[{"family":"Jackson","given":"R.B."}],"issued":{"date-parts":[["1960"]]}}}],"schema":"https://github.com/citation-style-language/schema/raw/master/csl-citation.json"} </w:instrText>
      </w:r>
      <w:r w:rsidR="000030B4">
        <w:rPr>
          <w:rFonts w:cstheme="minorHAnsi"/>
        </w:rPr>
        <w:fldChar w:fldCharType="separate"/>
      </w:r>
      <w:r w:rsidR="00BD27E1" w:rsidRPr="00BD27E1">
        <w:rPr>
          <w:rFonts w:ascii="Calibri" w:hAnsi="Calibri" w:cs="Calibri"/>
        </w:rPr>
        <w:t>[21], [29], [38]</w:t>
      </w:r>
      <w:r w:rsidR="000030B4">
        <w:rPr>
          <w:rFonts w:cstheme="minorHAnsi"/>
        </w:rPr>
        <w:fldChar w:fldCharType="end"/>
      </w:r>
      <w:r w:rsidR="000030B4">
        <w:rPr>
          <w:rFonts w:cstheme="minorHAnsi"/>
        </w:rPr>
        <w:t xml:space="preserve">. These metal fluoride contaminants </w:t>
      </w:r>
      <w:r w:rsidR="009713F8" w:rsidRPr="00BD0B06">
        <w:rPr>
          <w:rFonts w:cstheme="minorHAnsi"/>
        </w:rPr>
        <w:t>then dissolve</w:t>
      </w:r>
      <w:commentRangeStart w:id="37"/>
      <w:r w:rsidRPr="00BD0B06">
        <w:rPr>
          <w:rFonts w:cstheme="minorHAnsi"/>
        </w:rPr>
        <w:t xml:space="preserve"> into the molten salt mix</w:t>
      </w:r>
      <w:commentRangeEnd w:id="37"/>
      <w:r w:rsidR="002146C7" w:rsidRPr="00BD0B06">
        <w:rPr>
          <w:rStyle w:val="CommentReference"/>
          <w:rFonts w:cstheme="minorHAnsi"/>
        </w:rPr>
        <w:commentReference w:id="37"/>
      </w:r>
      <w:r w:rsidR="000030B4">
        <w:rPr>
          <w:rFonts w:cstheme="minorHAnsi"/>
        </w:rPr>
        <w:t xml:space="preserve"> to disrupt its chemical equilibrium</w:t>
      </w:r>
      <w:r w:rsidRPr="00BD0B06">
        <w:rPr>
          <w:rFonts w:cstheme="minorHAnsi"/>
        </w:rPr>
        <w:t xml:space="preserve">. </w:t>
      </w:r>
    </w:p>
    <w:p w14:paraId="110938D1" w14:textId="3F809BD5" w:rsidR="00ED19FE" w:rsidRDefault="00ED19FE" w:rsidP="00666979">
      <w:pPr>
        <w:rPr>
          <w:rFonts w:cstheme="minorHAnsi"/>
        </w:rPr>
      </w:pPr>
      <w:r>
        <w:rPr>
          <w:rFonts w:cstheme="minorHAnsi"/>
        </w:rPr>
        <w:t xml:space="preserve">The concentration of metal impurities can be easily measured through inductively coupled plasma (ICP) spectroscopy </w:t>
      </w:r>
      <w:r>
        <w:rPr>
          <w:rFonts w:cstheme="minorHAnsi"/>
        </w:rPr>
        <w:fldChar w:fldCharType="begin"/>
      </w:r>
      <w:r w:rsidR="00AF4E58">
        <w:rPr>
          <w:rFonts w:cstheme="minorHAnsi"/>
        </w:rPr>
        <w:instrText xml:space="preserve"> ADDIN ZOTERO_ITEM CSL_CITATION {"citationID":"zRN13cCJ","properties":{"formattedCitation":"[26]","plainCitation":"[26]","noteIndex":0},"citationItems":[{"id":4,"uris":["http://zotero.org/users/8315333/items/QXVZAWU7",["http://zotero.org/users/8315333/items/QXVZAWU7"]],"itemData":{"id":4,"type":"article-journal","container-title":"Journal of Nuclear Materials","DOI":"10.1016/j.jnucmat.2021.152972","ISSN":"00223115","journalAbbreviation":"Journal of Nuclear Materials","language":"en","page":"152972","source":"DOI.org (Crossref)","title":"Validating modern methods for impurity analysis in fluoride salts","volume":"553","author":[{"family":"Sulejmanovic","given":"Dino"},{"family":"Kurley","given":"J. Matthew"},{"family":"Robb","given":"Kevin"},{"family":"Raiman","given":"Stephen"}],"issued":{"date-parts":[["2021",9]]}}}],"schema":"https://github.com/citation-style-language/schema/raw/master/csl-citation.json"} </w:instrText>
      </w:r>
      <w:r>
        <w:rPr>
          <w:rFonts w:cstheme="minorHAnsi"/>
        </w:rPr>
        <w:fldChar w:fldCharType="separate"/>
      </w:r>
      <w:r w:rsidR="009D2899" w:rsidRPr="009D2899">
        <w:rPr>
          <w:rFonts w:ascii="Calibri" w:hAnsi="Calibri" w:cs="Calibri"/>
        </w:rPr>
        <w:t>[26]</w:t>
      </w:r>
      <w:r>
        <w:rPr>
          <w:rFonts w:cstheme="minorHAnsi"/>
        </w:rPr>
        <w:fldChar w:fldCharType="end"/>
      </w:r>
      <w:r>
        <w:rPr>
          <w:rFonts w:cstheme="minorHAnsi"/>
        </w:rPr>
        <w:t xml:space="preserve">. </w:t>
      </w:r>
      <w:r w:rsidR="00551610">
        <w:rPr>
          <w:rFonts w:cstheme="minorHAnsi"/>
        </w:rPr>
        <w:t xml:space="preserve">Just like with oxygen, cyclic voltammetry can also be used to determine the metal concentration relative to a </w:t>
      </w:r>
      <w:r w:rsidR="00E74B30">
        <w:rPr>
          <w:rFonts w:cstheme="minorHAnsi"/>
        </w:rPr>
        <w:t>standard but</w:t>
      </w:r>
      <w:r w:rsidR="00551610">
        <w:rPr>
          <w:rFonts w:cstheme="minorHAnsi"/>
        </w:rPr>
        <w:t xml:space="preserve"> lacks the ability to give precise values</w:t>
      </w:r>
      <w:r w:rsidR="00BD27E1">
        <w:rPr>
          <w:rFonts w:cstheme="minorHAnsi"/>
        </w:rPr>
        <w:t xml:space="preserve"> </w:t>
      </w:r>
      <w:r w:rsidR="00BD27E1">
        <w:rPr>
          <w:rFonts w:cstheme="minorHAnsi"/>
        </w:rPr>
        <w:fldChar w:fldCharType="begin"/>
      </w:r>
      <w:r w:rsidR="00AF4E58">
        <w:rPr>
          <w:rFonts w:cstheme="minorHAnsi"/>
        </w:rPr>
        <w:instrText xml:space="preserve"> ADDIN ZOTERO_ITEM CSL_CITATION {"citationID":"I6M4KcuL","properties":{"formattedCitation":"[27], [39]","plainCitation":"[27], [39]","noteIndex":0},"citationItems":[{"id":188,"uris":["http://zotero.org/users/8315333/items/5X7T8YMT",["http://zotero.org/users/8315333/items/5X7T8YMT"]],"itemData":{"id":188,"type":"article-journal","abstract":"A novel and high efficiency purification method for fluoride or chloride molten salts based on the redox of hydrogen on a nickel electrode.\n          , \n            \n              A novel purification process was proposed for molten salts based on the polarization of a hydrogen electrode on nickel,\n              i.e.\n              , H\n              +\n              /H\n              2\n              , Ni electrode. The features of the H\n              +\n              /H\n              2\n              , Ni electrode in typical chloride and fluoride molten salts were investigated. Consistent current electrolysis was performed in a feasible polarization range, and the deoxidation efficiency was higher than that of the traditional chemical or electrochemical purification methods in both chloride and fluoride molten salts. Only H\n              2\n              was used as a purification source gas, and almost no toxic HF or corrosive HCl emissions were used or occurred in the new process. The application range of the proposed method was also discussed.","container-title":"RSC Advances","DOI":"10.1039/D1RA05794D","ISSN":"2046-2069","issue":"56","journalAbbreviation":"RSC Adv.","language":"en","page":"35069-35076","source":"DOI.org (Crossref)","title":"A novel purification method for fluoride or chloride molten salts based on the redox of hydrogen on a nickel electrode","volume":"11","author":[{"family":"Zuo","given":"Yong"},{"family":"Song","given":"Yu-Long"},{"family":"Tang","given":"Rui"},{"family":"Qian","given":"Yuan"}],"issued":{"date-parts":[["2021"]]}}},{"id":283,"uris":["http://zotero.org/users/8315333/items/PGF6QYJL",["http://zotero.org/users/8315333/items/PGF6QYJL"]],"itemData":{"id":283,"type":"article-journal","abstract":"The electrochemical behavior of Cr2+ in molten 2LiF-BeF2 (FLiBe) salt at temperatures between 500 °C and\n700 °C was studied using cyclic voltammetry (CV) and linear sweep voltammetry (LSV). LSV has been used to establish a stable reference electrode with the Be/Be2+ couple. The ability to distinguish between common corrosion products, such as Cr2+ and Fe2+, with CV has been demonstrated using the Be/Be2+ reference re-action. Methods for high-precision, in-situ quantitative measurement of Cr2+ concentration are developed. Models for predicting the concentration of Cr2+ and its diffusion coefficient are approximated by relating far-adaic cathodic peak current density to Cr2+ concentration at 600 °C and 650 °C. The study provides the basis for\nthe development of a sensor for on-line quantification of corrosion products that improves understanding ofmaterials performance in the molten FLiBe salt.","container-title":"Journal of Electroanalytical Chemistry","issue":"838","language":"en","page":"73-81","title":"Application of voltammetry for quantitative analysis of chromium in molten 2LiF-BeF2 (FLiBe) salt","author":[{"family":"Doniger","given":"William"},{"family":"Sridharan","given":"Kumar"}],"issued":{"date-parts":[["2019"]]}}}],"schema":"https://github.com/citation-style-language/schema/raw/master/csl-citation.json"} </w:instrText>
      </w:r>
      <w:r w:rsidR="00BD27E1">
        <w:rPr>
          <w:rFonts w:cstheme="minorHAnsi"/>
        </w:rPr>
        <w:fldChar w:fldCharType="separate"/>
      </w:r>
      <w:r w:rsidR="0096168B" w:rsidRPr="0096168B">
        <w:rPr>
          <w:rFonts w:ascii="Calibri" w:hAnsi="Calibri" w:cs="Calibri"/>
        </w:rPr>
        <w:t>[27], [39]</w:t>
      </w:r>
      <w:r w:rsidR="00BD27E1">
        <w:rPr>
          <w:rFonts w:cstheme="minorHAnsi"/>
        </w:rPr>
        <w:fldChar w:fldCharType="end"/>
      </w:r>
      <w:r w:rsidR="00551610">
        <w:rPr>
          <w:rFonts w:cstheme="minorHAnsi"/>
        </w:rPr>
        <w:t>.</w:t>
      </w:r>
    </w:p>
    <w:bookmarkEnd w:id="31"/>
    <w:p w14:paraId="061ACE01" w14:textId="589D4420" w:rsidR="0040274A" w:rsidRPr="00BD0B06" w:rsidRDefault="00284BEE" w:rsidP="00666979">
      <w:pPr>
        <w:rPr>
          <w:rFonts w:cstheme="minorHAnsi"/>
        </w:rPr>
      </w:pPr>
      <w:r>
        <w:rPr>
          <w:rFonts w:cstheme="minorHAnsi"/>
        </w:rPr>
        <w:br w:type="page"/>
      </w:r>
    </w:p>
    <w:p w14:paraId="4650F7E7" w14:textId="1792058E" w:rsidR="00DC6884" w:rsidRPr="00BD0B06" w:rsidRDefault="00214E98" w:rsidP="00A73165">
      <w:pPr>
        <w:pStyle w:val="Heading2"/>
        <w:rPr>
          <w:rFonts w:asciiTheme="minorHAnsi" w:hAnsiTheme="minorHAnsi" w:cstheme="minorHAnsi"/>
        </w:rPr>
      </w:pPr>
      <w:bookmarkStart w:id="38" w:name="_Toc92120918"/>
      <w:bookmarkStart w:id="39" w:name="_Hlk147672147"/>
      <w:r w:rsidRPr="00BD0B06">
        <w:rPr>
          <w:rFonts w:asciiTheme="minorHAnsi" w:hAnsiTheme="minorHAnsi" w:cstheme="minorHAnsi"/>
        </w:rPr>
        <w:lastRenderedPageBreak/>
        <w:t>4</w:t>
      </w:r>
      <w:r w:rsidR="00DC6884" w:rsidRPr="00BD0B06">
        <w:rPr>
          <w:rFonts w:asciiTheme="minorHAnsi" w:hAnsiTheme="minorHAnsi" w:cstheme="minorHAnsi"/>
        </w:rPr>
        <w:t>.</w:t>
      </w:r>
      <w:r w:rsidR="00192012" w:rsidRPr="00BD0B06">
        <w:rPr>
          <w:rFonts w:asciiTheme="minorHAnsi" w:hAnsiTheme="minorHAnsi" w:cstheme="minorHAnsi"/>
        </w:rPr>
        <w:t xml:space="preserve"> </w:t>
      </w:r>
      <w:r w:rsidR="00DB2516" w:rsidRPr="00BD0B06">
        <w:rPr>
          <w:rFonts w:asciiTheme="minorHAnsi" w:hAnsiTheme="minorHAnsi" w:cstheme="minorHAnsi"/>
        </w:rPr>
        <w:t>Purification</w:t>
      </w:r>
      <w:r w:rsidR="00192012" w:rsidRPr="00BD0B06">
        <w:rPr>
          <w:rFonts w:asciiTheme="minorHAnsi" w:hAnsiTheme="minorHAnsi" w:cstheme="minorHAnsi"/>
        </w:rPr>
        <w:t xml:space="preserve"> Methods</w:t>
      </w:r>
      <w:bookmarkEnd w:id="38"/>
    </w:p>
    <w:p w14:paraId="087CC1DD" w14:textId="480C78EE" w:rsidR="009F5D8A" w:rsidRPr="00BD0B06" w:rsidRDefault="00B40EE1" w:rsidP="00666979">
      <w:pPr>
        <w:rPr>
          <w:rFonts w:cstheme="minorHAnsi"/>
        </w:rPr>
      </w:pPr>
      <w:r w:rsidRPr="00BD0B06">
        <w:rPr>
          <w:rFonts w:cstheme="minorHAnsi"/>
        </w:rPr>
        <w:t>For</w:t>
      </w:r>
      <w:r w:rsidR="007976B9" w:rsidRPr="00BD0B06">
        <w:rPr>
          <w:rFonts w:cstheme="minorHAnsi"/>
        </w:rPr>
        <w:t xml:space="preserve"> </w:t>
      </w:r>
      <w:r w:rsidRPr="00BD0B06">
        <w:rPr>
          <w:rFonts w:cstheme="minorHAnsi"/>
        </w:rPr>
        <w:t xml:space="preserve">the purposes </w:t>
      </w:r>
      <w:r w:rsidR="007976B9" w:rsidRPr="00BD0B06">
        <w:rPr>
          <w:rFonts w:cstheme="minorHAnsi"/>
        </w:rPr>
        <w:t>removing the above-mentioned contaminants, hydrofluorination has proven to be the most effective method of purifying molten fluoride salts</w:t>
      </w:r>
      <w:r w:rsidR="00090459" w:rsidRPr="00BD0B06">
        <w:rPr>
          <w:rFonts w:cstheme="minorHAnsi"/>
        </w:rPr>
        <w:t xml:space="preserve"> by </w:t>
      </w:r>
      <w:r w:rsidR="00CA3878">
        <w:rPr>
          <w:rFonts w:cstheme="minorHAnsi"/>
        </w:rPr>
        <w:t xml:space="preserve">ARE and </w:t>
      </w:r>
      <w:r w:rsidR="00090459" w:rsidRPr="00BD0B06">
        <w:rPr>
          <w:rFonts w:cstheme="minorHAnsi"/>
        </w:rPr>
        <w:t xml:space="preserve">MSRE </w:t>
      </w:r>
      <w:r w:rsidR="00EC66D5" w:rsidRPr="00BD0B06">
        <w:rPr>
          <w:rFonts w:cstheme="minorHAnsi"/>
        </w:rPr>
        <w:t xml:space="preserve">scientists </w:t>
      </w:r>
      <w:r w:rsidR="005B50D3" w:rsidRPr="00BD0B06">
        <w:rPr>
          <w:rFonts w:cstheme="minorHAnsi"/>
        </w:rPr>
        <w:fldChar w:fldCharType="begin"/>
      </w:r>
      <w:r w:rsidR="00AF4E58">
        <w:rPr>
          <w:rFonts w:cstheme="minorHAnsi"/>
        </w:rPr>
        <w:instrText xml:space="preserve"> ADDIN ZOTERO_ITEM CSL_CITATION {"citationID":"tD72o5b6","properties":{"formattedCitation":"[3], [21]","plainCitation":"[3], [21]","noteIndex":0},"citationItems":[{"id":101,"uris":["http://zotero.org/users/8315333/items/ZYQH4FJD",["http://zotero.org/users/8315333/items/ZYQH4FJD"]],"itemData":{"id":101,"type":"report","collection-title":"Aircraft Nuclear Propulsion Project Quarterly Progress Report","language":"en","note":"DOI: 10.2172/1232654","number":"ORNL-1439","page":"ORNL-2221 Part 1-5, 1232654","publisher":"Oak Ridge National Lab","source":"DOI.org (Crossref)","title":"Aircraft Nuclear Propulsion Project Quarterly Progress Report for Period Ending December 31, 1952","URL":"http://www.osti.gov/servlets/purl/1232654/","author":[{"family":"Briant","given":"R. C."},{"family":"Buck","given":"J. H."},{"family":"Miller","given":"A. J."}],"collection-editor":[{"family":"Cottrell","given":"W.B."}],"accessed":{"date-parts":[["2021",8,22]]},"issued":{"date-parts":[["1953",1]]}}},{"id":63,"uris":["http://zotero.org/users/8315333/items/3YKKNXS2",["http://zotero.org/users/8315333/items/3YKKNXS2"]],"itemData":{"id":63,"type":"report","abstract":"A molten mixture of LiF, BeF2, ZrF,, and UF, served as the circulating fuel for the Molten-Salt Reactor Experiment. Its secondary coolant for transferring heat to an air-cooled radiator was a molten mixture of LiF and ReF2. A third mixture that was chemically identical to the coolant mixture was used in place of the fuel for prenuclear operations and subsequently to flush the reactor core after a fuel drain. Approximately 26,000 lb of these fused fluoride mixtures were prepared from component fluoride salts and loaded into the reactor facility by ORNE’s Reactor Chemistry Division. Techniques for handling molten fluorides and their production process for attaining high chemical purity were developed and applied simultaneously with the development of the molten-salt nuclear reactor concept. The plans and operations which were a part of the fueling of the MSRE are described.","language":"en","note":"DOI: 10.2172/4074869","number":"ORNL--4616, 4074869","page":"ORNL--4616, 4074869","source":"DOI.org (Crossref)","title":"PREPARATION AND HANDLING OF SALT MIXTURES FOR THE MOLTEN SALT REACTOR EXPERIMENT.","URL":"http://www.osti.gov/servlets/purl/4074869/","author":[{"family":"Shaffer","given":"J.H."}],"accessed":{"date-parts":[["2021",8,2]]},"issued":{"date-parts":[["1971",1,1]]}}}],"schema":"https://github.com/citation-style-language/schema/raw/master/csl-citation.json"} </w:instrText>
      </w:r>
      <w:r w:rsidR="005B50D3" w:rsidRPr="00BD0B06">
        <w:rPr>
          <w:rFonts w:cstheme="minorHAnsi"/>
        </w:rPr>
        <w:fldChar w:fldCharType="separate"/>
      </w:r>
      <w:r w:rsidR="00CA3878" w:rsidRPr="00CA3878">
        <w:rPr>
          <w:rFonts w:ascii="Calibri" w:hAnsi="Calibri" w:cs="Calibri"/>
        </w:rPr>
        <w:t>[3], [21]</w:t>
      </w:r>
      <w:r w:rsidR="005B50D3" w:rsidRPr="00BD0B06">
        <w:rPr>
          <w:rFonts w:cstheme="minorHAnsi"/>
        </w:rPr>
        <w:fldChar w:fldCharType="end"/>
      </w:r>
      <w:r w:rsidR="007976B9" w:rsidRPr="00BD0B06">
        <w:rPr>
          <w:rFonts w:cstheme="minorHAnsi"/>
        </w:rPr>
        <w:t>.</w:t>
      </w:r>
      <w:r w:rsidR="00EE1685" w:rsidRPr="00BD0B06">
        <w:rPr>
          <w:rFonts w:cstheme="minorHAnsi"/>
        </w:rPr>
        <w:t xml:space="preserve"> Hydrofluorination</w:t>
      </w:r>
      <w:r w:rsidR="00C524C6" w:rsidRPr="00BD0B06">
        <w:rPr>
          <w:rFonts w:cstheme="minorHAnsi"/>
        </w:rPr>
        <w:t xml:space="preserve">, in </w:t>
      </w:r>
      <w:r w:rsidR="005157E4" w:rsidRPr="00BD0B06">
        <w:rPr>
          <w:rFonts w:cstheme="minorHAnsi"/>
        </w:rPr>
        <w:t>these cases</w:t>
      </w:r>
      <w:r w:rsidR="00C524C6" w:rsidRPr="00BD0B06">
        <w:rPr>
          <w:rFonts w:cstheme="minorHAnsi"/>
        </w:rPr>
        <w:t xml:space="preserve">, </w:t>
      </w:r>
      <w:r w:rsidR="00EE1685" w:rsidRPr="00BD0B06">
        <w:rPr>
          <w:rFonts w:cstheme="minorHAnsi"/>
        </w:rPr>
        <w:t xml:space="preserve">is </w:t>
      </w:r>
      <w:r w:rsidR="00F44611" w:rsidRPr="00BD0B06">
        <w:rPr>
          <w:rFonts w:cstheme="minorHAnsi"/>
        </w:rPr>
        <w:t xml:space="preserve">used as a blanket term to describe any process where </w:t>
      </w:r>
      <w:r w:rsidR="00C524C6" w:rsidRPr="00BD0B06">
        <w:rPr>
          <w:rFonts w:cstheme="minorHAnsi"/>
        </w:rPr>
        <w:t xml:space="preserve">a substance </w:t>
      </w:r>
      <w:r w:rsidR="009F6C91" w:rsidRPr="00BD0B06">
        <w:rPr>
          <w:rFonts w:cstheme="minorHAnsi"/>
        </w:rPr>
        <w:t xml:space="preserve">is oxidized by a fluorinating agent </w:t>
      </w:r>
      <w:r w:rsidR="00CC0550" w:rsidRPr="00BD0B06">
        <w:rPr>
          <w:rFonts w:cstheme="minorHAnsi"/>
        </w:rPr>
        <w:t>then reduced by a hydrogenating agent</w:t>
      </w:r>
      <w:r w:rsidR="00B1750B" w:rsidRPr="00BD0B06">
        <w:rPr>
          <w:rFonts w:cstheme="minorHAnsi"/>
        </w:rPr>
        <w:t>, producing HF gas in the process</w:t>
      </w:r>
      <w:r w:rsidR="002960E5" w:rsidRPr="00BD0B06">
        <w:rPr>
          <w:rFonts w:cstheme="minorHAnsi"/>
        </w:rPr>
        <w:t>.</w:t>
      </w:r>
      <w:r w:rsidR="0075571F" w:rsidRPr="00BD0B06">
        <w:rPr>
          <w:rFonts w:cstheme="minorHAnsi"/>
        </w:rPr>
        <w:t xml:space="preserve"> This method can be </w:t>
      </w:r>
      <w:r w:rsidR="006D22AD" w:rsidRPr="00BD0B06">
        <w:rPr>
          <w:rFonts w:cstheme="minorHAnsi"/>
        </w:rPr>
        <w:t xml:space="preserve">largely varied </w:t>
      </w:r>
      <w:r w:rsidR="005157E4" w:rsidRPr="00BD0B06">
        <w:rPr>
          <w:rFonts w:cstheme="minorHAnsi"/>
        </w:rPr>
        <w:t>using</w:t>
      </w:r>
      <w:r w:rsidR="006D22AD" w:rsidRPr="00BD0B06">
        <w:rPr>
          <w:rFonts w:cstheme="minorHAnsi"/>
        </w:rPr>
        <w:t xml:space="preserve"> different fluorinating agents</w:t>
      </w:r>
      <w:r w:rsidR="002960E5" w:rsidRPr="00BD0B06">
        <w:rPr>
          <w:rFonts w:cstheme="minorHAnsi"/>
        </w:rPr>
        <w:t xml:space="preserve">. Conceptually, if the redox potential is the only property observed, pure fluorine gas would be the best for this purpose. </w:t>
      </w:r>
      <w:r w:rsidR="005B53D5" w:rsidRPr="00BD0B06">
        <w:rPr>
          <w:rFonts w:cstheme="minorHAnsi"/>
        </w:rPr>
        <w:t>F</w:t>
      </w:r>
      <w:r w:rsidR="005B53D5" w:rsidRPr="00BD0B06">
        <w:rPr>
          <w:rFonts w:cstheme="minorHAnsi"/>
          <w:vertAlign w:val="subscript"/>
        </w:rPr>
        <w:t>2</w:t>
      </w:r>
      <w:r w:rsidR="002960E5" w:rsidRPr="00BD0B06">
        <w:rPr>
          <w:rFonts w:cstheme="minorHAnsi"/>
        </w:rPr>
        <w:t xml:space="preserve"> was </w:t>
      </w:r>
      <w:r w:rsidR="005157E4" w:rsidRPr="00BD0B06">
        <w:rPr>
          <w:rFonts w:cstheme="minorHAnsi"/>
        </w:rPr>
        <w:t>the</w:t>
      </w:r>
      <w:r w:rsidR="002960E5" w:rsidRPr="00BD0B06">
        <w:rPr>
          <w:rFonts w:cstheme="minorHAnsi"/>
        </w:rPr>
        <w:t xml:space="preserve"> first fluorinating agent used by the MSRE project</w:t>
      </w:r>
      <w:r w:rsidRPr="00BD0B06">
        <w:rPr>
          <w:rFonts w:cstheme="minorHAnsi"/>
        </w:rPr>
        <w:t xml:space="preserve"> for their molten salt purification needs; however, pure fluorine gas proved to be too corrosive to reactor vessels and was replaced </w:t>
      </w:r>
      <w:r w:rsidR="005B50D3" w:rsidRPr="00BD0B06">
        <w:rPr>
          <w:rFonts w:cstheme="minorHAnsi"/>
        </w:rPr>
        <w:fldChar w:fldCharType="begin"/>
      </w:r>
      <w:r w:rsidR="00AF4E58">
        <w:rPr>
          <w:rFonts w:cstheme="minorHAnsi"/>
        </w:rPr>
        <w:instrText xml:space="preserve"> ADDIN ZOTERO_ITEM CSL_CITATION {"citationID":"2Rn4EBPT","properties":{"formattedCitation":"[21]","plainCitation":"[21]","noteIndex":0},"citationItems":[{"id":63,"uris":["http://zotero.org/users/8315333/items/3YKKNXS2",["http://zotero.org/users/8315333/items/3YKKNXS2"]],"itemData":{"id":63,"type":"report","abstract":"A molten mixture of LiF, BeF2, ZrF,, and UF, served as the circulating fuel for the Molten-Salt Reactor Experiment. Its secondary coolant for transferring heat to an air-cooled radiator was a molten mixture of LiF and ReF2. A third mixture that was chemically identical to the coolant mixture was used in place of the fuel for prenuclear operations and subsequently to flush the reactor core after a fuel drain. Approximately 26,000 lb of these fused fluoride mixtures were prepared from component fluoride salts and loaded into the reactor facility by ORNE’s Reactor Chemistry Division. Techniques for handling molten fluorides and their production process for attaining high chemical purity were developed and applied simultaneously with the development of the molten-salt nuclear reactor concept. The plans and operations which were a part of the fueling of the MSRE are described.","language":"en","note":"DOI: 10.2172/4074869","number":"ORNL--4616, 4074869","page":"ORNL--4616, 4074869","source":"DOI.org (Crossref)","title":"PREPARATION AND HANDLING OF SALT MIXTURES FOR THE MOLTEN SALT REACTOR EXPERIMENT.","URL":"http://www.osti.gov/servlets/purl/4074869/","author":[{"family":"Shaffer","given":"J.H."}],"accessed":{"date-parts":[["2021",8,2]]},"issued":{"date-parts":[["1971",1,1]]}}}],"schema":"https://github.com/citation-style-language/schema/raw/master/csl-citation.json"} </w:instrText>
      </w:r>
      <w:r w:rsidR="005B50D3" w:rsidRPr="00BD0B06">
        <w:rPr>
          <w:rFonts w:cstheme="minorHAnsi"/>
        </w:rPr>
        <w:fldChar w:fldCharType="separate"/>
      </w:r>
      <w:r w:rsidR="00B835BA" w:rsidRPr="00B835BA">
        <w:rPr>
          <w:rFonts w:ascii="Calibri" w:hAnsi="Calibri" w:cs="Calibri"/>
        </w:rPr>
        <w:t>[21]</w:t>
      </w:r>
      <w:r w:rsidR="005B50D3" w:rsidRPr="00BD0B06">
        <w:rPr>
          <w:rFonts w:cstheme="minorHAnsi"/>
        </w:rPr>
        <w:fldChar w:fldCharType="end"/>
      </w:r>
      <w:r w:rsidR="00703C50" w:rsidRPr="00BD0B06">
        <w:rPr>
          <w:rFonts w:cstheme="minorHAnsi"/>
        </w:rPr>
        <w:t>. Varying the hydrogenation agent is less flexible</w:t>
      </w:r>
      <w:r w:rsidR="005B50D3" w:rsidRPr="00BD0B06">
        <w:rPr>
          <w:rFonts w:cstheme="minorHAnsi"/>
        </w:rPr>
        <w:t>,</w:t>
      </w:r>
      <w:r w:rsidR="00703C50" w:rsidRPr="00BD0B06">
        <w:rPr>
          <w:rFonts w:cstheme="minorHAnsi"/>
        </w:rPr>
        <w:t xml:space="preserve"> as H</w:t>
      </w:r>
      <w:r w:rsidR="00703C50" w:rsidRPr="00BD0B06">
        <w:rPr>
          <w:rFonts w:cstheme="minorHAnsi"/>
          <w:vertAlign w:val="subscript"/>
        </w:rPr>
        <w:t>2</w:t>
      </w:r>
      <w:r w:rsidR="00703C50" w:rsidRPr="00BD0B06">
        <w:rPr>
          <w:rFonts w:cstheme="minorHAnsi"/>
        </w:rPr>
        <w:t xml:space="preserve"> gas has been used exclusively due to its ease of access</w:t>
      </w:r>
      <w:r w:rsidR="00811CFA" w:rsidRPr="00BD0B06">
        <w:rPr>
          <w:rFonts w:cstheme="minorHAnsi"/>
        </w:rPr>
        <w:t xml:space="preserve">, lack of corrosive properties, and </w:t>
      </w:r>
      <w:r w:rsidR="005B53D5" w:rsidRPr="00BD0B06">
        <w:rPr>
          <w:rFonts w:cstheme="minorHAnsi"/>
        </w:rPr>
        <w:t xml:space="preserve">lack of toxicity. </w:t>
      </w:r>
      <w:r w:rsidR="002960E5" w:rsidRPr="00BD0B06">
        <w:rPr>
          <w:rFonts w:cstheme="minorHAnsi"/>
        </w:rPr>
        <w:t xml:space="preserve"> </w:t>
      </w:r>
    </w:p>
    <w:p w14:paraId="3BB4AA23" w14:textId="1B0F75BA" w:rsidR="002960E5" w:rsidRPr="00BD0B06" w:rsidRDefault="00214E98" w:rsidP="00A045EF">
      <w:pPr>
        <w:pStyle w:val="Heading3"/>
      </w:pPr>
      <w:bookmarkStart w:id="40" w:name="_Toc92120919"/>
      <w:r w:rsidRPr="00BD0B06">
        <w:t>4</w:t>
      </w:r>
      <w:r w:rsidR="002960E5" w:rsidRPr="00BD0B06">
        <w:t xml:space="preserve">.1 HF-H2 </w:t>
      </w:r>
      <w:r w:rsidR="002960E5" w:rsidRPr="00A045EF">
        <w:t>Sparging</w:t>
      </w:r>
      <w:bookmarkEnd w:id="40"/>
    </w:p>
    <w:p w14:paraId="253DA1DD" w14:textId="2F53A626" w:rsidR="002960E5" w:rsidRPr="00BD0B06" w:rsidRDefault="002960E5" w:rsidP="00666979">
      <w:pPr>
        <w:rPr>
          <w:rFonts w:cstheme="minorHAnsi"/>
        </w:rPr>
      </w:pPr>
      <w:r w:rsidRPr="00BD0B06">
        <w:rPr>
          <w:rFonts w:cstheme="minorHAnsi"/>
        </w:rPr>
        <w:t>HF-H</w:t>
      </w:r>
      <w:r w:rsidRPr="00BD0B06">
        <w:rPr>
          <w:rFonts w:cstheme="minorHAnsi"/>
          <w:vertAlign w:val="subscript"/>
        </w:rPr>
        <w:t>2</w:t>
      </w:r>
      <w:r w:rsidRPr="00BD0B06">
        <w:rPr>
          <w:rFonts w:cstheme="minorHAnsi"/>
        </w:rPr>
        <w:t xml:space="preserve"> sparging is by far the most accepted and well documented form of purifying molten fluoride salt mixtures. </w:t>
      </w:r>
      <w:r w:rsidR="00B40EE1" w:rsidRPr="00BD0B06">
        <w:rPr>
          <w:rFonts w:cstheme="minorHAnsi"/>
        </w:rPr>
        <w:t>This method consists of bubbling a mixture of anhydrous HF gas and H</w:t>
      </w:r>
      <w:r w:rsidR="00B40EE1" w:rsidRPr="00BD0B06">
        <w:rPr>
          <w:rFonts w:cstheme="minorHAnsi"/>
          <w:vertAlign w:val="subscript"/>
        </w:rPr>
        <w:t>2</w:t>
      </w:r>
      <w:r w:rsidR="00B40EE1" w:rsidRPr="00BD0B06">
        <w:rPr>
          <w:rFonts w:cstheme="minorHAnsi"/>
        </w:rPr>
        <w:t xml:space="preserve"> gas through the molten salt in a </w:t>
      </w:r>
      <w:del w:id="41" w:author="Raiman, Stephen S" w:date="2021-03-08T11:42:00Z">
        <w:r w:rsidR="00B40EE1" w:rsidRPr="00BD0B06" w:rsidDel="00385DFA">
          <w:rPr>
            <w:rFonts w:cstheme="minorHAnsi"/>
          </w:rPr>
          <w:delText xml:space="preserve">sparge </w:delText>
        </w:r>
      </w:del>
      <w:ins w:id="42" w:author="Raiman, Stephen S" w:date="2021-03-08T11:42:00Z">
        <w:r w:rsidR="00385DFA" w:rsidRPr="00BD0B06">
          <w:rPr>
            <w:rFonts w:cstheme="minorHAnsi"/>
          </w:rPr>
          <w:t>sparge-</w:t>
        </w:r>
      </w:ins>
      <w:r w:rsidR="00B40EE1" w:rsidRPr="00BD0B06">
        <w:rPr>
          <w:rFonts w:cstheme="minorHAnsi"/>
        </w:rPr>
        <w:t>tank</w:t>
      </w:r>
      <w:del w:id="43" w:author="Raiman, Stephen S" w:date="2021-03-08T11:42:00Z">
        <w:r w:rsidR="00B40EE1" w:rsidRPr="00BD0B06" w:rsidDel="00385DFA">
          <w:rPr>
            <w:rFonts w:cstheme="minorHAnsi"/>
          </w:rPr>
          <w:delText xml:space="preserve"> </w:delText>
        </w:r>
      </w:del>
      <w:ins w:id="44" w:author="Raiman, Stephen S" w:date="2021-03-08T11:42:00Z">
        <w:r w:rsidR="00385DFA" w:rsidRPr="00BD0B06">
          <w:rPr>
            <w:rFonts w:cstheme="minorHAnsi"/>
          </w:rPr>
          <w:t>-</w:t>
        </w:r>
      </w:ins>
      <w:r w:rsidR="00B40EE1" w:rsidRPr="00BD0B06">
        <w:rPr>
          <w:rFonts w:cstheme="minorHAnsi"/>
        </w:rPr>
        <w:t xml:space="preserve">like reaction vessel. </w:t>
      </w:r>
      <w:r w:rsidR="00046A00" w:rsidRPr="00BD0B06">
        <w:rPr>
          <w:rFonts w:cstheme="minorHAnsi"/>
        </w:rPr>
        <w:t xml:space="preserve"> </w:t>
      </w:r>
    </w:p>
    <w:p w14:paraId="68946F04" w14:textId="72052352" w:rsidR="00B40EE1" w:rsidRPr="00BD0B06" w:rsidRDefault="00214E98" w:rsidP="007441AA">
      <w:pPr>
        <w:pStyle w:val="Heading4"/>
        <w:rPr>
          <w:rFonts w:asciiTheme="minorHAnsi" w:hAnsiTheme="minorHAnsi" w:cstheme="minorHAnsi"/>
        </w:rPr>
      </w:pPr>
      <w:r w:rsidRPr="00BD0B06">
        <w:rPr>
          <w:rFonts w:asciiTheme="minorHAnsi" w:hAnsiTheme="minorHAnsi" w:cstheme="minorHAnsi"/>
        </w:rPr>
        <w:t>4</w:t>
      </w:r>
      <w:r w:rsidR="00B40EE1" w:rsidRPr="00BD0B06">
        <w:rPr>
          <w:rFonts w:asciiTheme="minorHAnsi" w:hAnsiTheme="minorHAnsi" w:cstheme="minorHAnsi"/>
        </w:rPr>
        <w:t>.1.1 Chemistry</w:t>
      </w:r>
    </w:p>
    <w:p w14:paraId="2CFC3AA5" w14:textId="6487FB91" w:rsidR="00B40EE1" w:rsidRPr="00BD0B06" w:rsidRDefault="00046A00" w:rsidP="00666979">
      <w:pPr>
        <w:rPr>
          <w:rFonts w:cstheme="minorHAnsi"/>
        </w:rPr>
      </w:pPr>
      <w:r w:rsidRPr="00BD0B06">
        <w:rPr>
          <w:rFonts w:cstheme="minorHAnsi"/>
        </w:rPr>
        <w:t>HF-H</w:t>
      </w:r>
      <w:r w:rsidRPr="00BD0B06">
        <w:rPr>
          <w:rFonts w:cstheme="minorHAnsi"/>
          <w:vertAlign w:val="subscript"/>
        </w:rPr>
        <w:t>2</w:t>
      </w:r>
      <w:r w:rsidRPr="00BD0B06">
        <w:rPr>
          <w:rFonts w:cstheme="minorHAnsi"/>
        </w:rPr>
        <w:t xml:space="preserve"> sparging removes oxygen and su</w:t>
      </w:r>
      <w:r w:rsidR="008851A4" w:rsidRPr="00BD0B06">
        <w:rPr>
          <w:rFonts w:cstheme="minorHAnsi"/>
        </w:rPr>
        <w:t>lf</w:t>
      </w:r>
      <w:r w:rsidRPr="00BD0B06">
        <w:rPr>
          <w:rFonts w:cstheme="minorHAnsi"/>
        </w:rPr>
        <w:t>ur by the through the reaction mechanism</w:t>
      </w:r>
      <w:r w:rsidR="008851A4" w:rsidRPr="00BD0B06">
        <w:rPr>
          <w:rFonts w:cstheme="minorHAnsi"/>
        </w:rPr>
        <w:t>s</w:t>
      </w:r>
      <w:r w:rsidRPr="00BD0B06">
        <w:rPr>
          <w:rFonts w:cstheme="minorHAnsi"/>
        </w:rPr>
        <w:t xml:space="preserve"> shown in equations 9-1</w:t>
      </w:r>
      <w:r w:rsidR="00F67B10" w:rsidRPr="00BD0B06">
        <w:rPr>
          <w:rFonts w:cstheme="minorHAnsi"/>
        </w:rPr>
        <w:t>3</w:t>
      </w:r>
      <w:r w:rsidRPr="00BD0B06">
        <w:rPr>
          <w:rFonts w:cstheme="minorHAnsi"/>
        </w:rPr>
        <w:t xml:space="preserve"> </w:t>
      </w:r>
      <w:r w:rsidR="005B50D3" w:rsidRPr="00BD0B06">
        <w:rPr>
          <w:rFonts w:cstheme="minorHAnsi"/>
        </w:rPr>
        <w:fldChar w:fldCharType="begin"/>
      </w:r>
      <w:r w:rsidR="00AF4E58">
        <w:rPr>
          <w:rFonts w:cstheme="minorHAnsi"/>
        </w:rPr>
        <w:instrText xml:space="preserve"> ADDIN ZOTERO_ITEM CSL_CITATION {"citationID":"Soxdt11X","properties":{"formattedCitation":"[30]","plainCitation":"[30]","noteIndex":0},"citationItems":[{"id":73,"uris":["http://zotero.org/users/8315333/items/NSL7VENW",["http://zotero.org/users/8315333/items/NSL7VENW"]],"itemData":{"id":73,"type":"article-journal","container-title":"Journal of Fluorine Chemistry","DOI":"10.1016/j.jfluchem.2017.03.006","ISSN":"00221139","journalAbbreviation":"Journal of Fluorine Chemistry","language":"en","page":"134-141","source":"DOI.org (Crossref)","title":"Preparation of high-purity molten FLiNaK salt by the hydrofluorination process","volume":"197","author":[{"family":"Zong","given":"Guoqiang"},{"family":"Zhang","given":"Zhi-Bing"},{"family":"Sun","given":"Jia-Hong"},{"family":"Xiao","given":"Ji-Chang"}],"issued":{"date-parts":[["2017",5]]}}}],"schema":"https://github.com/citation-style-language/schema/raw/master/csl-citation.json"} </w:instrText>
      </w:r>
      <w:r w:rsidR="005B50D3" w:rsidRPr="00BD0B06">
        <w:rPr>
          <w:rFonts w:cstheme="minorHAnsi"/>
        </w:rPr>
        <w:fldChar w:fldCharType="separate"/>
      </w:r>
      <w:r w:rsidR="004271E6" w:rsidRPr="004271E6">
        <w:rPr>
          <w:rFonts w:ascii="Calibri" w:hAnsi="Calibri" w:cs="Calibri"/>
        </w:rPr>
        <w:t>[30]</w:t>
      </w:r>
      <w:r w:rsidR="005B50D3" w:rsidRPr="00BD0B06">
        <w:rPr>
          <w:rFonts w:cstheme="minorHAnsi"/>
        </w:rPr>
        <w:fldChar w:fldCharType="end"/>
      </w:r>
      <w:r w:rsidR="005B50D3" w:rsidRPr="00BD0B06">
        <w:rPr>
          <w:rFonts w:cstheme="minorHAnsi"/>
        </w:rPr>
        <w:t>.</w:t>
      </w:r>
    </w:p>
    <w:p w14:paraId="09ACE945" w14:textId="7ABF160B" w:rsidR="00046A00" w:rsidRPr="00BD0B06" w:rsidRDefault="00000000" w:rsidP="00666979">
      <w:pPr>
        <w:rPr>
          <w:rFonts w:eastAsiaTheme="minorEastAsia" w:cstheme="minorHAnsi"/>
        </w:rPr>
      </w:pPr>
      <m:oMathPara>
        <m:oMathParaPr>
          <m:jc m:val="right"/>
        </m:oMathParaPr>
        <m:oMath>
          <m:sSup>
            <m:sSupPr>
              <m:ctrlPr>
                <w:rPr>
                  <w:rFonts w:ascii="Cambria Math" w:hAnsi="Cambria Math" w:cstheme="minorHAnsi"/>
                </w:rPr>
              </m:ctrlPr>
            </m:sSupPr>
            <m:e>
              <m:r>
                <m:rPr>
                  <m:sty m:val="p"/>
                </m:rPr>
                <w:rPr>
                  <w:rFonts w:ascii="Cambria Math" w:hAnsi="Cambria Math" w:cstheme="minorHAnsi"/>
                </w:rPr>
                <m:t>O</m:t>
              </m:r>
            </m:e>
            <m:sup>
              <m:r>
                <m:rPr>
                  <m:sty m:val="p"/>
                </m:rPr>
                <w:rPr>
                  <w:rFonts w:ascii="Cambria Math" w:hAnsi="Cambria Math" w:cstheme="minorHAnsi"/>
                </w:rPr>
                <m:t>2-</m:t>
              </m:r>
            </m:sup>
          </m:sSup>
          <m:r>
            <m:rPr>
              <m:sty m:val="p"/>
            </m:rPr>
            <w:rPr>
              <w:rFonts w:ascii="Cambria Math" w:hAnsi="Cambria Math" w:cstheme="minorHAnsi"/>
            </w:rPr>
            <m:t xml:space="preserve"> + 2HF⇆ </m:t>
          </m:r>
          <m:sSub>
            <m:sSubPr>
              <m:ctrlPr>
                <w:rPr>
                  <w:rFonts w:ascii="Cambria Math" w:hAnsi="Cambria Math" w:cstheme="minorHAnsi"/>
                  <w:iCs/>
                </w:rPr>
              </m:ctrlPr>
            </m:sSubPr>
            <m:e>
              <m:r>
                <m:rPr>
                  <m:sty m:val="p"/>
                </m:rPr>
                <w:rPr>
                  <w:rFonts w:ascii="Cambria Math" w:hAnsi="Cambria Math" w:cstheme="minorHAnsi"/>
                </w:rPr>
                <m:t>H</m:t>
              </m:r>
            </m:e>
            <m:sub>
              <m:r>
                <m:rPr>
                  <m:sty m:val="p"/>
                </m:rPr>
                <w:rPr>
                  <w:rFonts w:ascii="Cambria Math" w:hAnsi="Cambria Math" w:cstheme="minorHAnsi"/>
                </w:rPr>
                <m:t>2</m:t>
              </m:r>
            </m:sub>
          </m:sSub>
          <m:r>
            <m:rPr>
              <m:sty m:val="p"/>
            </m:rPr>
            <w:rPr>
              <w:rFonts w:ascii="Cambria Math" w:hAnsi="Cambria Math" w:cstheme="minorHAnsi"/>
            </w:rPr>
            <m:t>O+</m:t>
          </m:r>
          <m:sSup>
            <m:sSupPr>
              <m:ctrlPr>
                <w:rPr>
                  <w:rFonts w:ascii="Cambria Math" w:hAnsi="Cambria Math" w:cstheme="minorHAnsi"/>
                </w:rPr>
              </m:ctrlPr>
            </m:sSupPr>
            <m:e>
              <m:r>
                <m:rPr>
                  <m:sty m:val="p"/>
                </m:rPr>
                <w:rPr>
                  <w:rFonts w:ascii="Cambria Math" w:hAnsi="Cambria Math" w:cstheme="minorHAnsi"/>
                </w:rPr>
                <m:t>2F</m:t>
              </m:r>
            </m:e>
            <m:sup>
              <m:r>
                <m:rPr>
                  <m:sty m:val="p"/>
                </m:rPr>
                <w:rPr>
                  <w:rFonts w:ascii="Cambria Math" w:hAnsi="Cambria Math" w:cstheme="minorHAnsi"/>
                </w:rPr>
                <m:t>-</m:t>
              </m:r>
            </m:sup>
          </m:sSup>
          <m:r>
            <m:rPr>
              <m:sty m:val="p"/>
            </m:rPr>
            <w:rPr>
              <w:rFonts w:ascii="Cambria Math" w:hAnsi="Cambria Math" w:cstheme="minorHAnsi"/>
            </w:rPr>
            <m:t xml:space="preserve">                                                               (9) </m:t>
          </m:r>
        </m:oMath>
      </m:oMathPara>
    </w:p>
    <w:p w14:paraId="0FBD960A" w14:textId="39308F8E" w:rsidR="007C2AF7" w:rsidRPr="00BD0B06" w:rsidRDefault="00000000" w:rsidP="00666979">
      <w:pPr>
        <w:rPr>
          <w:rFonts w:cstheme="minorHAnsi"/>
        </w:rPr>
      </w:pPr>
      <m:oMathPara>
        <m:oMathParaPr>
          <m:jc m:val="right"/>
        </m:oMathParaPr>
        <m:oMath>
          <m:sSup>
            <m:sSupPr>
              <m:ctrlPr>
                <w:rPr>
                  <w:rFonts w:ascii="Cambria Math" w:hAnsi="Cambria Math" w:cstheme="minorHAnsi"/>
                </w:rPr>
              </m:ctrlPr>
            </m:sSupPr>
            <m:e>
              <m:r>
                <m:rPr>
                  <m:sty m:val="p"/>
                </m:rPr>
                <w:rPr>
                  <w:rFonts w:ascii="Cambria Math" w:hAnsi="Cambria Math" w:cstheme="minorHAnsi"/>
                </w:rPr>
                <m:t>OH</m:t>
              </m:r>
            </m:e>
            <m:sup>
              <m:r>
                <m:rPr>
                  <m:sty m:val="p"/>
                </m:rPr>
                <w:rPr>
                  <w:rFonts w:ascii="Cambria Math" w:hAnsi="Cambria Math" w:cstheme="minorHAnsi"/>
                </w:rPr>
                <m:t>-</m:t>
              </m:r>
            </m:sup>
          </m:sSup>
          <m:r>
            <m:rPr>
              <m:sty m:val="p"/>
            </m:rPr>
            <w:rPr>
              <w:rFonts w:ascii="Cambria Math" w:hAnsi="Cambria Math" w:cstheme="minorHAnsi"/>
            </w:rPr>
            <m:t xml:space="preserve"> + HF⇆ </m:t>
          </m:r>
          <m:sSub>
            <m:sSubPr>
              <m:ctrlPr>
                <w:rPr>
                  <w:rFonts w:ascii="Cambria Math" w:hAnsi="Cambria Math" w:cstheme="minorHAnsi"/>
                  <w:iCs/>
                </w:rPr>
              </m:ctrlPr>
            </m:sSubPr>
            <m:e>
              <m:r>
                <m:rPr>
                  <m:sty m:val="p"/>
                </m:rPr>
                <w:rPr>
                  <w:rFonts w:ascii="Cambria Math" w:hAnsi="Cambria Math" w:cstheme="minorHAnsi"/>
                </w:rPr>
                <m:t>H</m:t>
              </m:r>
            </m:e>
            <m:sub>
              <m:r>
                <m:rPr>
                  <m:sty m:val="p"/>
                </m:rPr>
                <w:rPr>
                  <w:rFonts w:ascii="Cambria Math" w:hAnsi="Cambria Math" w:cstheme="minorHAnsi"/>
                </w:rPr>
                <m:t>2</m:t>
              </m:r>
            </m:sub>
          </m:sSub>
          <m:r>
            <m:rPr>
              <m:sty m:val="p"/>
            </m:rPr>
            <w:rPr>
              <w:rFonts w:ascii="Cambria Math" w:hAnsi="Cambria Math" w:cstheme="minorHAnsi"/>
            </w:rPr>
            <m:t>O+</m:t>
          </m:r>
          <m:sSup>
            <m:sSupPr>
              <m:ctrlPr>
                <w:rPr>
                  <w:rFonts w:ascii="Cambria Math" w:hAnsi="Cambria Math" w:cstheme="minorHAnsi"/>
                </w:rPr>
              </m:ctrlPr>
            </m:sSupPr>
            <m:e>
              <m:r>
                <m:rPr>
                  <m:sty m:val="p"/>
                </m:rPr>
                <w:rPr>
                  <w:rFonts w:ascii="Cambria Math" w:hAnsi="Cambria Math" w:cstheme="minorHAnsi"/>
                </w:rPr>
                <m:t>F</m:t>
              </m:r>
            </m:e>
            <m:sup>
              <m:r>
                <m:rPr>
                  <m:sty m:val="p"/>
                </m:rPr>
                <w:rPr>
                  <w:rFonts w:ascii="Cambria Math" w:hAnsi="Cambria Math" w:cstheme="minorHAnsi"/>
                </w:rPr>
                <m:t>-</m:t>
              </m:r>
            </m:sup>
          </m:sSup>
          <m:r>
            <m:rPr>
              <m:sty m:val="p"/>
            </m:rPr>
            <w:rPr>
              <w:rFonts w:ascii="Cambria Math" w:hAnsi="Cambria Math" w:cstheme="minorHAnsi"/>
            </w:rPr>
            <m:t xml:space="preserve">                                                                (10)</m:t>
          </m:r>
        </m:oMath>
      </m:oMathPara>
    </w:p>
    <w:p w14:paraId="1571AA23" w14:textId="7761BF2F" w:rsidR="00046A00" w:rsidRPr="00BD0B06" w:rsidRDefault="00000000" w:rsidP="00046A00">
      <w:pPr>
        <w:rPr>
          <w:rFonts w:eastAsiaTheme="minorEastAsia" w:cstheme="minorHAnsi"/>
        </w:rPr>
      </w:pPr>
      <m:oMathPara>
        <m:oMathParaPr>
          <m:jc m:val="right"/>
        </m:oMathParaPr>
        <m:oMath>
          <m:sSup>
            <m:sSupPr>
              <m:ctrlPr>
                <w:rPr>
                  <w:rFonts w:ascii="Cambria Math" w:hAnsi="Cambria Math" w:cstheme="minorHAnsi"/>
                  <w:iCs/>
                </w:rPr>
              </m:ctrlPr>
            </m:sSupPr>
            <m:e>
              <m:sSub>
                <m:sSubPr>
                  <m:ctrlPr>
                    <w:rPr>
                      <w:rFonts w:ascii="Cambria Math" w:hAnsi="Cambria Math" w:cstheme="minorHAnsi"/>
                      <w:iCs/>
                    </w:rPr>
                  </m:ctrlPr>
                </m:sSubPr>
                <m:e>
                  <m:r>
                    <m:rPr>
                      <m:sty m:val="p"/>
                    </m:rPr>
                    <w:rPr>
                      <w:rFonts w:ascii="Cambria Math" w:hAnsi="Cambria Math" w:cstheme="minorHAnsi"/>
                    </w:rPr>
                    <m:t>SO</m:t>
                  </m:r>
                </m:e>
                <m:sub>
                  <m:r>
                    <w:rPr>
                      <w:rFonts w:ascii="Cambria Math" w:hAnsi="Cambria Math" w:cstheme="minorHAnsi"/>
                    </w:rPr>
                    <m:t>4</m:t>
                  </m:r>
                </m:sub>
              </m:sSub>
            </m:e>
            <m:sup>
              <m:r>
                <w:rPr>
                  <w:rFonts w:ascii="Cambria Math" w:hAnsi="Cambria Math" w:cstheme="minorHAnsi"/>
                </w:rPr>
                <m:t>2-</m:t>
              </m:r>
            </m:sup>
          </m:sSup>
          <m:r>
            <m:rPr>
              <m:sty m:val="p"/>
            </m:rPr>
            <w:rPr>
              <w:rFonts w:ascii="Cambria Math" w:hAnsi="Cambria Math" w:cstheme="minorHAnsi"/>
            </w:rPr>
            <m:t> + 4</m:t>
          </m:r>
          <m:sSub>
            <m:sSubPr>
              <m:ctrlPr>
                <w:rPr>
                  <w:rFonts w:ascii="Cambria Math" w:hAnsi="Cambria Math" w:cstheme="minorHAnsi"/>
                  <w:iCs/>
                </w:rPr>
              </m:ctrlPr>
            </m:sSubPr>
            <m:e>
              <m:r>
                <m:rPr>
                  <m:sty m:val="p"/>
                </m:rPr>
                <w:rPr>
                  <w:rFonts w:ascii="Cambria Math" w:hAnsi="Cambria Math" w:cstheme="minorHAnsi"/>
                </w:rPr>
                <m:t>H</m:t>
              </m:r>
            </m:e>
            <m:sub>
              <m:r>
                <w:rPr>
                  <w:rFonts w:ascii="Cambria Math" w:hAnsi="Cambria Math" w:cstheme="minorHAnsi"/>
                </w:rPr>
                <m:t>2</m:t>
              </m:r>
            </m:sub>
          </m:sSub>
          <m:r>
            <m:rPr>
              <m:sty m:val="p"/>
            </m:rPr>
            <w:rPr>
              <w:rFonts w:ascii="Cambria Math" w:hAnsi="Cambria Math" w:cstheme="minorHAnsi"/>
            </w:rPr>
            <m:t xml:space="preserve">⇆ </m:t>
          </m:r>
          <m:sSup>
            <m:sSupPr>
              <m:ctrlPr>
                <w:rPr>
                  <w:rFonts w:ascii="Cambria Math" w:hAnsi="Cambria Math" w:cstheme="minorHAnsi"/>
                  <w:iCs/>
                </w:rPr>
              </m:ctrlPr>
            </m:sSupPr>
            <m:e>
              <m:r>
                <m:rPr>
                  <m:sty m:val="p"/>
                </m:rPr>
                <w:rPr>
                  <w:rFonts w:ascii="Cambria Math" w:hAnsi="Cambria Math" w:cstheme="minorHAnsi"/>
                </w:rPr>
                <m:t>S</m:t>
              </m:r>
            </m:e>
            <m:sup>
              <m:r>
                <w:rPr>
                  <w:rFonts w:ascii="Cambria Math" w:hAnsi="Cambria Math" w:cstheme="minorHAnsi"/>
                </w:rPr>
                <m:t>2-</m:t>
              </m:r>
            </m:sup>
          </m:sSup>
          <m:r>
            <m:rPr>
              <m:sty m:val="p"/>
            </m:rPr>
            <w:rPr>
              <w:rFonts w:ascii="Cambria Math" w:hAnsi="Cambria Math" w:cstheme="minorHAnsi"/>
            </w:rPr>
            <m:t>+ 4</m:t>
          </m:r>
          <m:sSub>
            <m:sSubPr>
              <m:ctrlPr>
                <w:rPr>
                  <w:rFonts w:ascii="Cambria Math" w:hAnsi="Cambria Math" w:cstheme="minorHAnsi"/>
                  <w:iCs/>
                </w:rPr>
              </m:ctrlPr>
            </m:sSubPr>
            <m:e>
              <m:r>
                <m:rPr>
                  <m:sty m:val="p"/>
                </m:rPr>
                <w:rPr>
                  <w:rFonts w:ascii="Cambria Math" w:hAnsi="Cambria Math" w:cstheme="minorHAnsi"/>
                </w:rPr>
                <m:t>H</m:t>
              </m:r>
            </m:e>
            <m:sub>
              <m:r>
                <w:rPr>
                  <w:rFonts w:ascii="Cambria Math" w:hAnsi="Cambria Math" w:cstheme="minorHAnsi"/>
                </w:rPr>
                <m:t>2</m:t>
              </m:r>
            </m:sub>
          </m:sSub>
          <m:r>
            <m:rPr>
              <m:sty m:val="p"/>
            </m:rPr>
            <w:rPr>
              <w:rFonts w:ascii="Cambria Math" w:hAnsi="Cambria Math" w:cstheme="minorHAnsi"/>
            </w:rPr>
            <m:t xml:space="preserve">O                                                          </m:t>
          </m:r>
          <m:d>
            <m:dPr>
              <m:ctrlPr>
                <w:rPr>
                  <w:rFonts w:ascii="Cambria Math" w:hAnsi="Cambria Math" w:cstheme="minorHAnsi"/>
                </w:rPr>
              </m:ctrlPr>
            </m:dPr>
            <m:e>
              <m:r>
                <m:rPr>
                  <m:sty m:val="p"/>
                </m:rPr>
                <w:rPr>
                  <w:rFonts w:ascii="Cambria Math" w:hAnsi="Cambria Math" w:cstheme="minorHAnsi"/>
                </w:rPr>
                <m:t>11</m:t>
              </m:r>
            </m:e>
          </m:d>
        </m:oMath>
      </m:oMathPara>
    </w:p>
    <w:p w14:paraId="332C4D41" w14:textId="7CF77FBF" w:rsidR="00203BE6" w:rsidRPr="00BD0B06" w:rsidRDefault="00000000" w:rsidP="00046A00">
      <w:pPr>
        <w:rPr>
          <w:rFonts w:cstheme="minorHAnsi"/>
        </w:rPr>
      </w:pPr>
      <m:oMathPara>
        <m:oMathParaPr>
          <m:jc m:val="right"/>
        </m:oMathParaPr>
        <m:oMath>
          <m:sSup>
            <m:sSupPr>
              <m:ctrlPr>
                <w:rPr>
                  <w:rFonts w:ascii="Cambria Math" w:hAnsi="Cambria Math" w:cstheme="minorHAnsi"/>
                  <w:iCs/>
                </w:rPr>
              </m:ctrlPr>
            </m:sSupPr>
            <m:e>
              <m:sSub>
                <m:sSubPr>
                  <m:ctrlPr>
                    <w:rPr>
                      <w:rFonts w:ascii="Cambria Math" w:hAnsi="Cambria Math" w:cstheme="minorHAnsi"/>
                      <w:iCs/>
                    </w:rPr>
                  </m:ctrlPr>
                </m:sSubPr>
                <m:e>
                  <m:r>
                    <m:rPr>
                      <m:sty m:val="p"/>
                    </m:rPr>
                    <w:rPr>
                      <w:rFonts w:ascii="Cambria Math" w:hAnsi="Cambria Math" w:cstheme="minorHAnsi"/>
                    </w:rPr>
                    <m:t>SO</m:t>
                  </m:r>
                </m:e>
                <m:sub>
                  <m:r>
                    <w:rPr>
                      <w:rFonts w:ascii="Cambria Math" w:hAnsi="Cambria Math" w:cstheme="minorHAnsi"/>
                    </w:rPr>
                    <m:t>3</m:t>
                  </m:r>
                </m:sub>
              </m:sSub>
            </m:e>
            <m:sup>
              <m:r>
                <w:rPr>
                  <w:rFonts w:ascii="Cambria Math" w:hAnsi="Cambria Math" w:cstheme="minorHAnsi"/>
                </w:rPr>
                <m:t>2-</m:t>
              </m:r>
            </m:sup>
          </m:sSup>
          <m:r>
            <m:rPr>
              <m:sty m:val="p"/>
            </m:rPr>
            <w:rPr>
              <w:rFonts w:ascii="Cambria Math" w:hAnsi="Cambria Math" w:cstheme="minorHAnsi"/>
            </w:rPr>
            <m:t> + 3</m:t>
          </m:r>
          <m:sSub>
            <m:sSubPr>
              <m:ctrlPr>
                <w:rPr>
                  <w:rFonts w:ascii="Cambria Math" w:hAnsi="Cambria Math" w:cstheme="minorHAnsi"/>
                  <w:iCs/>
                </w:rPr>
              </m:ctrlPr>
            </m:sSubPr>
            <m:e>
              <m:r>
                <m:rPr>
                  <m:sty m:val="p"/>
                </m:rPr>
                <w:rPr>
                  <w:rFonts w:ascii="Cambria Math" w:hAnsi="Cambria Math" w:cstheme="minorHAnsi"/>
                </w:rPr>
                <m:t>H</m:t>
              </m:r>
            </m:e>
            <m:sub>
              <m:r>
                <w:rPr>
                  <w:rFonts w:ascii="Cambria Math" w:hAnsi="Cambria Math" w:cstheme="minorHAnsi"/>
                </w:rPr>
                <m:t>2</m:t>
              </m:r>
            </m:sub>
          </m:sSub>
          <m:r>
            <m:rPr>
              <m:sty m:val="p"/>
            </m:rPr>
            <w:rPr>
              <w:rFonts w:ascii="Cambria Math" w:hAnsi="Cambria Math" w:cstheme="minorHAnsi"/>
            </w:rPr>
            <m:t xml:space="preserve">⇆ </m:t>
          </m:r>
          <m:sSup>
            <m:sSupPr>
              <m:ctrlPr>
                <w:rPr>
                  <w:rFonts w:ascii="Cambria Math" w:hAnsi="Cambria Math" w:cstheme="minorHAnsi"/>
                  <w:iCs/>
                </w:rPr>
              </m:ctrlPr>
            </m:sSupPr>
            <m:e>
              <m:r>
                <m:rPr>
                  <m:sty m:val="p"/>
                </m:rPr>
                <w:rPr>
                  <w:rFonts w:ascii="Cambria Math" w:hAnsi="Cambria Math" w:cstheme="minorHAnsi"/>
                </w:rPr>
                <m:t>S</m:t>
              </m:r>
            </m:e>
            <m:sup>
              <m:r>
                <w:rPr>
                  <w:rFonts w:ascii="Cambria Math" w:hAnsi="Cambria Math" w:cstheme="minorHAnsi"/>
                </w:rPr>
                <m:t>2-</m:t>
              </m:r>
            </m:sup>
          </m:sSup>
          <m:r>
            <m:rPr>
              <m:sty m:val="p"/>
            </m:rPr>
            <w:rPr>
              <w:rFonts w:ascii="Cambria Math" w:hAnsi="Cambria Math" w:cstheme="minorHAnsi"/>
            </w:rPr>
            <m:t>+ 3</m:t>
          </m:r>
          <m:sSub>
            <m:sSubPr>
              <m:ctrlPr>
                <w:rPr>
                  <w:rFonts w:ascii="Cambria Math" w:hAnsi="Cambria Math" w:cstheme="minorHAnsi"/>
                  <w:iCs/>
                </w:rPr>
              </m:ctrlPr>
            </m:sSubPr>
            <m:e>
              <m:r>
                <m:rPr>
                  <m:sty m:val="p"/>
                </m:rPr>
                <w:rPr>
                  <w:rFonts w:ascii="Cambria Math" w:hAnsi="Cambria Math" w:cstheme="minorHAnsi"/>
                </w:rPr>
                <m:t>H</m:t>
              </m:r>
            </m:e>
            <m:sub>
              <m:r>
                <w:rPr>
                  <w:rFonts w:ascii="Cambria Math" w:hAnsi="Cambria Math" w:cstheme="minorHAnsi"/>
                </w:rPr>
                <m:t>2</m:t>
              </m:r>
            </m:sub>
          </m:sSub>
          <m:r>
            <m:rPr>
              <m:sty m:val="p"/>
            </m:rPr>
            <w:rPr>
              <w:rFonts w:ascii="Cambria Math" w:hAnsi="Cambria Math" w:cstheme="minorHAnsi"/>
            </w:rPr>
            <m:t>O                                                     (12)</m:t>
          </m:r>
        </m:oMath>
      </m:oMathPara>
    </w:p>
    <w:p w14:paraId="7D200406" w14:textId="3FA42496" w:rsidR="00046A00" w:rsidRPr="00BD0B06" w:rsidRDefault="00000000" w:rsidP="00046A00">
      <w:pPr>
        <w:rPr>
          <w:rFonts w:eastAsiaTheme="minorEastAsia" w:cstheme="minorHAnsi"/>
        </w:rPr>
      </w:pPr>
      <m:oMathPara>
        <m:oMathParaPr>
          <m:jc m:val="right"/>
        </m:oMathParaPr>
        <m:oMath>
          <m:sSup>
            <m:sSupPr>
              <m:ctrlPr>
                <w:rPr>
                  <w:rFonts w:ascii="Cambria Math" w:hAnsi="Cambria Math" w:cstheme="minorHAnsi"/>
                </w:rPr>
              </m:ctrlPr>
            </m:sSupPr>
            <m:e>
              <m:r>
                <m:rPr>
                  <m:sty m:val="p"/>
                </m:rPr>
                <w:rPr>
                  <w:rFonts w:ascii="Cambria Math" w:hAnsi="Cambria Math" w:cstheme="minorHAnsi"/>
                </w:rPr>
                <m:t>S</m:t>
              </m:r>
            </m:e>
            <m:sup>
              <m:r>
                <m:rPr>
                  <m:sty m:val="p"/>
                </m:rPr>
                <w:rPr>
                  <w:rFonts w:ascii="Cambria Math" w:hAnsi="Cambria Math" w:cstheme="minorHAnsi"/>
                </w:rPr>
                <m:t>2-</m:t>
              </m:r>
            </m:sup>
          </m:sSup>
          <m:r>
            <m:rPr>
              <m:sty m:val="p"/>
            </m:rPr>
            <w:rPr>
              <w:rFonts w:ascii="Cambria Math" w:hAnsi="Cambria Math" w:cstheme="minorHAnsi"/>
            </w:rPr>
            <m:t xml:space="preserve"> + 2HF⇆ </m:t>
          </m:r>
          <m:sSub>
            <m:sSubPr>
              <m:ctrlPr>
                <w:rPr>
                  <w:rFonts w:ascii="Cambria Math" w:hAnsi="Cambria Math" w:cstheme="minorHAnsi"/>
                  <w:iCs/>
                </w:rPr>
              </m:ctrlPr>
            </m:sSubPr>
            <m:e>
              <m:r>
                <m:rPr>
                  <m:sty m:val="p"/>
                </m:rPr>
                <w:rPr>
                  <w:rFonts w:ascii="Cambria Math" w:hAnsi="Cambria Math" w:cstheme="minorHAnsi"/>
                </w:rPr>
                <m:t>H</m:t>
              </m:r>
            </m:e>
            <m:sub>
              <m:r>
                <m:rPr>
                  <m:sty m:val="p"/>
                </m:rPr>
                <w:rPr>
                  <w:rFonts w:ascii="Cambria Math" w:hAnsi="Cambria Math" w:cstheme="minorHAnsi"/>
                </w:rPr>
                <m:t>2</m:t>
              </m:r>
            </m:sub>
          </m:sSub>
          <m:r>
            <m:rPr>
              <m:sty m:val="p"/>
            </m:rPr>
            <w:rPr>
              <w:rFonts w:ascii="Cambria Math" w:hAnsi="Cambria Math" w:cstheme="minorHAnsi"/>
            </w:rPr>
            <m:t>S+</m:t>
          </m:r>
          <m:sSup>
            <m:sSupPr>
              <m:ctrlPr>
                <w:rPr>
                  <w:rFonts w:ascii="Cambria Math" w:hAnsi="Cambria Math" w:cstheme="minorHAnsi"/>
                </w:rPr>
              </m:ctrlPr>
            </m:sSupPr>
            <m:e>
              <m:r>
                <m:rPr>
                  <m:sty m:val="p"/>
                </m:rPr>
                <w:rPr>
                  <w:rFonts w:ascii="Cambria Math" w:hAnsi="Cambria Math" w:cstheme="minorHAnsi"/>
                </w:rPr>
                <m:t>2F</m:t>
              </m:r>
            </m:e>
            <m:sup>
              <m:r>
                <m:rPr>
                  <m:sty m:val="p"/>
                </m:rPr>
                <w:rPr>
                  <w:rFonts w:ascii="Cambria Math" w:hAnsi="Cambria Math" w:cstheme="minorHAnsi"/>
                </w:rPr>
                <m:t>-</m:t>
              </m:r>
            </m:sup>
          </m:sSup>
          <m:r>
            <m:rPr>
              <m:sty m:val="p"/>
            </m:rPr>
            <w:rPr>
              <w:rFonts w:ascii="Cambria Math" w:hAnsi="Cambria Math" w:cstheme="minorHAnsi"/>
            </w:rPr>
            <m:t xml:space="preserve">                                                             (13)</m:t>
          </m:r>
        </m:oMath>
      </m:oMathPara>
    </w:p>
    <w:p w14:paraId="65BA970A" w14:textId="64540E36" w:rsidR="008851A4" w:rsidRPr="00BD0B06" w:rsidRDefault="008851A4" w:rsidP="00046A00">
      <w:pPr>
        <w:rPr>
          <w:rFonts w:cstheme="minorHAnsi"/>
        </w:rPr>
      </w:pPr>
      <w:r w:rsidRPr="00BD0B06">
        <w:rPr>
          <w:rFonts w:cstheme="minorHAnsi"/>
        </w:rPr>
        <w:t xml:space="preserve">HF, like all fluorinating agents, </w:t>
      </w:r>
      <w:del w:id="45" w:author="Raiman, Stephen S" w:date="2021-03-08T12:03:00Z">
        <w:r w:rsidRPr="00BD0B06" w:rsidDel="0031441B">
          <w:rPr>
            <w:rFonts w:cstheme="minorHAnsi"/>
          </w:rPr>
          <w:delText xml:space="preserve">will corrode </w:delText>
        </w:r>
      </w:del>
      <w:ins w:id="46" w:author="Raiman, Stephen S" w:date="2021-03-08T12:03:00Z">
        <w:r w:rsidR="0031441B" w:rsidRPr="00BD0B06">
          <w:rPr>
            <w:rFonts w:cstheme="minorHAnsi"/>
          </w:rPr>
          <w:t xml:space="preserve">is corrosive to </w:t>
        </w:r>
      </w:ins>
      <w:r w:rsidRPr="00BD0B06">
        <w:rPr>
          <w:rFonts w:cstheme="minorHAnsi"/>
        </w:rPr>
        <w:t>structural metals (Me) through the reaction mechanism shown in equation 1</w:t>
      </w:r>
      <w:r w:rsidR="00F67B10" w:rsidRPr="00BD0B06">
        <w:rPr>
          <w:rFonts w:cstheme="minorHAnsi"/>
        </w:rPr>
        <w:t>4</w:t>
      </w:r>
      <w:r w:rsidR="005B50D3" w:rsidRPr="00BD0B06">
        <w:rPr>
          <w:rFonts w:cstheme="minorHAnsi"/>
        </w:rPr>
        <w:t xml:space="preserve"> </w:t>
      </w:r>
      <w:r w:rsidR="005B50D3" w:rsidRPr="00BD0B06">
        <w:rPr>
          <w:rFonts w:cstheme="minorHAnsi"/>
        </w:rPr>
        <w:fldChar w:fldCharType="begin"/>
      </w:r>
      <w:r w:rsidR="00AF4E58">
        <w:rPr>
          <w:rFonts w:cstheme="minorHAnsi"/>
        </w:rPr>
        <w:instrText xml:space="preserve"> ADDIN ZOTERO_ITEM CSL_CITATION {"citationID":"y6Gj2AXS","properties":{"formattedCitation":"[30]","plainCitation":"[30]","noteIndex":0},"citationItems":[{"id":73,"uris":["http://zotero.org/users/8315333/items/NSL7VENW",["http://zotero.org/users/8315333/items/NSL7VENW"]],"itemData":{"id":73,"type":"article-journal","container-title":"Journal of Fluorine Chemistry","DOI":"10.1016/j.jfluchem.2017.03.006","ISSN":"00221139","journalAbbreviation":"Journal of Fluorine Chemistry","language":"en","page":"134-141","source":"DOI.org (Crossref)","title":"Preparation of high-purity molten FLiNaK salt by the hydrofluorination process","volume":"197","author":[{"family":"Zong","given":"Guoqiang"},{"family":"Zhang","given":"Zhi-Bing"},{"family":"Sun","given":"Jia-Hong"},{"family":"Xiao","given":"Ji-Chang"}],"issued":{"date-parts":[["2017",5]]}}}],"schema":"https://github.com/citation-style-language/schema/raw/master/csl-citation.json"} </w:instrText>
      </w:r>
      <w:r w:rsidR="005B50D3" w:rsidRPr="00BD0B06">
        <w:rPr>
          <w:rFonts w:cstheme="minorHAnsi"/>
        </w:rPr>
        <w:fldChar w:fldCharType="separate"/>
      </w:r>
      <w:r w:rsidR="004271E6" w:rsidRPr="004271E6">
        <w:rPr>
          <w:rFonts w:ascii="Calibri" w:hAnsi="Calibri" w:cs="Calibri"/>
        </w:rPr>
        <w:t>[30]</w:t>
      </w:r>
      <w:r w:rsidR="005B50D3" w:rsidRPr="00BD0B06">
        <w:rPr>
          <w:rFonts w:cstheme="minorHAnsi"/>
        </w:rPr>
        <w:fldChar w:fldCharType="end"/>
      </w:r>
      <w:r w:rsidR="005B50D3" w:rsidRPr="00BD0B06">
        <w:rPr>
          <w:rFonts w:cstheme="minorHAnsi"/>
        </w:rPr>
        <w:t>.</w:t>
      </w:r>
    </w:p>
    <w:p w14:paraId="57405F2D" w14:textId="1C67CAA1" w:rsidR="00B40EE1" w:rsidRPr="00BD0B06" w:rsidRDefault="008851A4" w:rsidP="00666979">
      <w:pPr>
        <w:rPr>
          <w:rFonts w:eastAsiaTheme="minorEastAsia" w:cstheme="minorHAnsi"/>
        </w:rPr>
      </w:pPr>
      <w:bookmarkStart w:id="47" w:name="_Hlk78445215"/>
      <m:oMathPara>
        <m:oMathParaPr>
          <m:jc m:val="right"/>
        </m:oMathParaPr>
        <m:oMath>
          <m:r>
            <m:rPr>
              <m:sty m:val="p"/>
            </m:rPr>
            <w:rPr>
              <w:rFonts w:ascii="Cambria Math" w:hAnsi="Cambria Math" w:cstheme="minorHAnsi"/>
            </w:rPr>
            <m:t xml:space="preserve">xMe + yHF⇆ </m:t>
          </m:r>
          <m:sSub>
            <m:sSubPr>
              <m:ctrlPr>
                <w:rPr>
                  <w:rFonts w:ascii="Cambria Math" w:hAnsi="Cambria Math" w:cstheme="minorHAnsi"/>
                </w:rPr>
              </m:ctrlPr>
            </m:sSubPr>
            <m:e>
              <m:r>
                <m:rPr>
                  <m:sty m:val="p"/>
                </m:rPr>
                <w:rPr>
                  <w:rFonts w:ascii="Cambria Math" w:hAnsi="Cambria Math" w:cstheme="minorHAnsi"/>
                </w:rPr>
                <m:t>Me</m:t>
              </m:r>
            </m:e>
            <m:sub>
              <m:r>
                <m:rPr>
                  <m:sty m:val="p"/>
                </m:rPr>
                <w:rPr>
                  <w:rFonts w:ascii="Cambria Math" w:hAnsi="Cambria Math" w:cstheme="minorHAnsi"/>
                </w:rPr>
                <m:t>x</m:t>
              </m:r>
            </m:sub>
          </m:sSub>
          <m:sSub>
            <m:sSubPr>
              <m:ctrlPr>
                <w:rPr>
                  <w:rFonts w:ascii="Cambria Math" w:hAnsi="Cambria Math" w:cstheme="minorHAnsi"/>
                </w:rPr>
              </m:ctrlPr>
            </m:sSubPr>
            <m:e>
              <m:r>
                <m:rPr>
                  <m:sty m:val="p"/>
                </m:rPr>
                <w:rPr>
                  <w:rFonts w:ascii="Cambria Math" w:hAnsi="Cambria Math" w:cstheme="minorHAnsi"/>
                </w:rPr>
                <m:t>F</m:t>
              </m:r>
            </m:e>
            <m:sub>
              <m:r>
                <m:rPr>
                  <m:sty m:val="p"/>
                </m:rPr>
                <w:rPr>
                  <w:rFonts w:ascii="Cambria Math" w:hAnsi="Cambria Math" w:cstheme="minorHAnsi"/>
                </w:rPr>
                <m:t>y</m:t>
              </m:r>
            </m:sub>
          </m:sSub>
          <m:r>
            <m:rPr>
              <m:sty m:val="p"/>
            </m:rPr>
            <w:rPr>
              <w:rFonts w:ascii="Cambria Math" w:hAnsi="Cambria Math" w:cstheme="minorHAnsi"/>
            </w:rPr>
            <m:t>+0.5y</m:t>
          </m:r>
          <m:sSub>
            <m:sSubPr>
              <m:ctrlPr>
                <w:rPr>
                  <w:rFonts w:ascii="Cambria Math" w:hAnsi="Cambria Math" w:cstheme="minorHAnsi"/>
                </w:rPr>
              </m:ctrlPr>
            </m:sSubPr>
            <m:e>
              <m:r>
                <m:rPr>
                  <m:sty m:val="p"/>
                </m:rPr>
                <w:rPr>
                  <w:rFonts w:ascii="Cambria Math" w:hAnsi="Cambria Math" w:cstheme="minorHAnsi"/>
                </w:rPr>
                <m:t>H</m:t>
              </m:r>
            </m:e>
            <m:sub>
              <m:r>
                <m:rPr>
                  <m:sty m:val="p"/>
                </m:rPr>
                <w:rPr>
                  <w:rFonts w:ascii="Cambria Math" w:hAnsi="Cambria Math" w:cstheme="minorHAnsi"/>
                </w:rPr>
                <m:t>2</m:t>
              </m:r>
            </m:sub>
          </m:sSub>
          <w:bookmarkEnd w:id="47"/>
          <m:r>
            <m:rPr>
              <m:sty m:val="p"/>
            </m:rPr>
            <w:rPr>
              <w:rFonts w:ascii="Cambria Math" w:hAnsi="Cambria Math" w:cstheme="minorHAnsi"/>
            </w:rPr>
            <m:t xml:space="preserve">                                                       (14)</m:t>
          </m:r>
        </m:oMath>
      </m:oMathPara>
    </w:p>
    <w:p w14:paraId="51D1730B" w14:textId="09ADE456" w:rsidR="00061631" w:rsidRPr="00BD0B06" w:rsidRDefault="008851A4" w:rsidP="00666979">
      <w:pPr>
        <w:rPr>
          <w:rFonts w:cstheme="minorHAnsi"/>
        </w:rPr>
      </w:pPr>
      <w:r w:rsidRPr="00BD0B06">
        <w:rPr>
          <w:rFonts w:cstheme="minorHAnsi"/>
        </w:rPr>
        <w:t>The corrosion of structural metals by HF adds metal contaminants to the salt mix. The addition of H</w:t>
      </w:r>
      <w:r w:rsidRPr="00BD0B06">
        <w:rPr>
          <w:rFonts w:cstheme="minorHAnsi"/>
          <w:vertAlign w:val="subscript"/>
        </w:rPr>
        <w:t>2</w:t>
      </w:r>
      <w:r w:rsidRPr="00BD0B06">
        <w:rPr>
          <w:rFonts w:cstheme="minorHAnsi"/>
        </w:rPr>
        <w:t xml:space="preserve"> gas </w:t>
      </w:r>
      <w:r w:rsidR="00257183" w:rsidRPr="00BD0B06">
        <w:rPr>
          <w:rFonts w:cstheme="minorHAnsi"/>
        </w:rPr>
        <w:t>s</w:t>
      </w:r>
      <w:r w:rsidRPr="00BD0B06">
        <w:rPr>
          <w:rFonts w:cstheme="minorHAnsi"/>
        </w:rPr>
        <w:t>uppress</w:t>
      </w:r>
      <w:r w:rsidR="00257183" w:rsidRPr="00BD0B06">
        <w:rPr>
          <w:rFonts w:cstheme="minorHAnsi"/>
        </w:rPr>
        <w:t>es</w:t>
      </w:r>
      <w:r w:rsidRPr="00BD0B06">
        <w:rPr>
          <w:rFonts w:cstheme="minorHAnsi"/>
        </w:rPr>
        <w:t xml:space="preserve"> this corrosion by not only acting as a reducing agent, but also by pushing equation 11 to the left. </w:t>
      </w:r>
      <w:r w:rsidR="004C6902" w:rsidRPr="00BD0B06">
        <w:rPr>
          <w:rFonts w:cstheme="minorHAnsi"/>
        </w:rPr>
        <w:t xml:space="preserve">Fluorination is however the rate limiting step of these reactions, so </w:t>
      </w:r>
      <w:r w:rsidR="009E5575" w:rsidRPr="00BD0B06">
        <w:rPr>
          <w:rFonts w:cstheme="minorHAnsi"/>
        </w:rPr>
        <w:t>the concentration of HF in the mix cannot be reduced too mu</w:t>
      </w:r>
      <w:r w:rsidR="00C3044B" w:rsidRPr="00BD0B06">
        <w:rPr>
          <w:rFonts w:cstheme="minorHAnsi"/>
        </w:rPr>
        <w:t xml:space="preserve">ch </w:t>
      </w:r>
      <w:r w:rsidR="00397DE6" w:rsidRPr="00BD0B06">
        <w:rPr>
          <w:rFonts w:cstheme="minorHAnsi"/>
        </w:rPr>
        <w:t xml:space="preserve">without decreasing the reaction rate. </w:t>
      </w:r>
      <w:r w:rsidRPr="00BD0B06">
        <w:rPr>
          <w:rFonts w:cstheme="minorHAnsi"/>
        </w:rPr>
        <w:t>Because of this, an optimal mix of HF and H</w:t>
      </w:r>
      <w:r w:rsidRPr="00BD0B06">
        <w:rPr>
          <w:rFonts w:cstheme="minorHAnsi"/>
          <w:vertAlign w:val="subscript"/>
        </w:rPr>
        <w:t>2</w:t>
      </w:r>
      <w:r w:rsidRPr="00BD0B06">
        <w:rPr>
          <w:rFonts w:cstheme="minorHAnsi"/>
        </w:rPr>
        <w:t xml:space="preserve"> is required to balance reaction kinetics with vessel corrosion. The optimal ratio by volume of H</w:t>
      </w:r>
      <w:r w:rsidRPr="00BD0B06">
        <w:rPr>
          <w:rFonts w:cstheme="minorHAnsi"/>
          <w:vertAlign w:val="subscript"/>
        </w:rPr>
        <w:t>2</w:t>
      </w:r>
      <w:r w:rsidRPr="00BD0B06">
        <w:rPr>
          <w:rFonts w:cstheme="minorHAnsi"/>
        </w:rPr>
        <w:t xml:space="preserve"> to HF was found to be</w:t>
      </w:r>
      <w:r w:rsidR="00061631" w:rsidRPr="00BD0B06">
        <w:rPr>
          <w:rFonts w:cstheme="minorHAnsi"/>
        </w:rPr>
        <w:t xml:space="preserve"> roughly</w:t>
      </w:r>
      <w:r w:rsidRPr="00BD0B06">
        <w:rPr>
          <w:rFonts w:cstheme="minorHAnsi"/>
        </w:rPr>
        <w:t xml:space="preserve"> 10:1</w:t>
      </w:r>
      <w:r w:rsidR="005B50D3" w:rsidRPr="00BD0B06">
        <w:rPr>
          <w:rFonts w:cstheme="minorHAnsi"/>
        </w:rPr>
        <w:t xml:space="preserve"> </w:t>
      </w:r>
      <w:r w:rsidR="005B50D3" w:rsidRPr="00BD0B06">
        <w:rPr>
          <w:rFonts w:cstheme="minorHAnsi"/>
        </w:rPr>
        <w:fldChar w:fldCharType="begin"/>
      </w:r>
      <w:r w:rsidR="00AF4E58">
        <w:rPr>
          <w:rFonts w:cstheme="minorHAnsi"/>
        </w:rPr>
        <w:instrText xml:space="preserve"> ADDIN ZOTERO_ITEM CSL_CITATION {"citationID":"W576wn7Z","properties":{"formattedCitation":"[21], [30]","plainCitation":"[21], [30]","noteIndex":0},"citationItems":[{"id":63,"uris":["http://zotero.org/users/8315333/items/3YKKNXS2",["http://zotero.org/users/8315333/items/3YKKNXS2"]],"itemData":{"id":63,"type":"report","abstract":"A molten mixture of LiF, BeF2, ZrF,, and UF, served as the circulating fuel for the Molten-Salt Reactor Experiment. Its secondary coolant for transferring heat to an air-cooled radiator was a molten mixture of LiF and ReF2. A third mixture that was chemically identical to the coolant mixture was used in place of the fuel for prenuclear operations and subsequently to flush the reactor core after a fuel drain. Approximately 26,000 lb of these fused fluoride mixtures were prepared from component fluoride salts and loaded into the reactor facility by ORNE’s Reactor Chemistry Division. Techniques for handling molten fluorides and their production process for attaining high chemical purity were developed and applied simultaneously with the development of the molten-salt nuclear reactor concept. The plans and operations which were a part of the fueling of the MSRE are described.","language":"en","note":"DOI: 10.2172/4074869","number":"ORNL--4616, 4074869","page":"ORNL--4616, 4074869","source":"DOI.org (Crossref)","title":"PREPARATION AND HANDLING OF SALT MIXTURES FOR THE MOLTEN SALT REACTOR EXPERIMENT.","URL":"http://www.osti.gov/servlets/purl/4074869/","author":[{"family":"Shaffer","given":"J.H."}],"accessed":{"date-parts":[["2021",8,2]]},"issued":{"date-parts":[["1971",1,1]]}}},{"id":73,"uris":["http://zotero.org/users/8315333/items/NSL7VENW",["http://zotero.org/users/8315333/items/NSL7VENW"]],"itemData":{"id":73,"type":"article-journal","container-title":"Journal of Fluorine Chemistry","DOI":"10.1016/j.jfluchem.2017.03.006","ISSN":"00221139","journalAbbreviation":"Journal of Fluorine Chemistry","language":"en","page":"134-141","source":"DOI.org (Crossref)","title":"Preparation of high-purity molten FLiNaK salt by the hydrofluorination process","volume":"197","author":[{"family":"Zong","given":"Guoqiang"},{"family":"Zhang","given":"Zhi-Bing"},{"family":"Sun","given":"Jia-Hong"},{"family":"Xiao","given":"Ji-Chang"}],"issued":{"date-parts":[["2017",5]]}}}],"schema":"https://github.com/citation-style-language/schema/raw/master/csl-citation.json"} </w:instrText>
      </w:r>
      <w:r w:rsidR="005B50D3" w:rsidRPr="00BD0B06">
        <w:rPr>
          <w:rFonts w:cstheme="minorHAnsi"/>
        </w:rPr>
        <w:fldChar w:fldCharType="separate"/>
      </w:r>
      <w:r w:rsidR="004271E6" w:rsidRPr="004271E6">
        <w:rPr>
          <w:rFonts w:ascii="Calibri" w:hAnsi="Calibri" w:cs="Calibri"/>
        </w:rPr>
        <w:t>[21], [30]</w:t>
      </w:r>
      <w:r w:rsidR="005B50D3" w:rsidRPr="00BD0B06">
        <w:rPr>
          <w:rFonts w:cstheme="minorHAnsi"/>
        </w:rPr>
        <w:fldChar w:fldCharType="end"/>
      </w:r>
      <w:r w:rsidR="00061631" w:rsidRPr="00BD0B06">
        <w:rPr>
          <w:rFonts w:cstheme="minorHAnsi"/>
        </w:rPr>
        <w:t>.</w:t>
      </w:r>
      <w:r w:rsidRPr="00BD0B06">
        <w:rPr>
          <w:rFonts w:cstheme="minorHAnsi"/>
        </w:rPr>
        <w:t xml:space="preserve"> </w:t>
      </w:r>
    </w:p>
    <w:p w14:paraId="69576FBA" w14:textId="2273DDE2" w:rsidR="00061631" w:rsidRPr="00BD0B06" w:rsidRDefault="00214E98" w:rsidP="007441AA">
      <w:pPr>
        <w:pStyle w:val="Heading4"/>
        <w:rPr>
          <w:rFonts w:asciiTheme="minorHAnsi" w:hAnsiTheme="minorHAnsi" w:cstheme="minorHAnsi"/>
        </w:rPr>
      </w:pPr>
      <w:r w:rsidRPr="00BD0B06">
        <w:rPr>
          <w:rFonts w:asciiTheme="minorHAnsi" w:hAnsiTheme="minorHAnsi" w:cstheme="minorHAnsi"/>
        </w:rPr>
        <w:t>4</w:t>
      </w:r>
      <w:r w:rsidR="00061631" w:rsidRPr="00BD0B06">
        <w:rPr>
          <w:rFonts w:asciiTheme="minorHAnsi" w:hAnsiTheme="minorHAnsi" w:cstheme="minorHAnsi"/>
        </w:rPr>
        <w:t>.1.2 Kinetics</w:t>
      </w:r>
    </w:p>
    <w:p w14:paraId="554C9309" w14:textId="43A60655" w:rsidR="002801B3" w:rsidRPr="00BD0B06" w:rsidRDefault="002801B3" w:rsidP="00666979">
      <w:pPr>
        <w:rPr>
          <w:rFonts w:cstheme="minorHAnsi"/>
        </w:rPr>
      </w:pPr>
      <w:r w:rsidRPr="00BD0B06">
        <w:rPr>
          <w:rFonts w:cstheme="minorHAnsi"/>
        </w:rPr>
        <w:t>Zong</w:t>
      </w:r>
      <w:r w:rsidR="005B50D3" w:rsidRPr="00BD0B06">
        <w:rPr>
          <w:rFonts w:cstheme="minorHAnsi"/>
        </w:rPr>
        <w:t xml:space="preserve"> et all</w:t>
      </w:r>
      <w:r w:rsidR="00AC0AA7" w:rsidRPr="00BD0B06">
        <w:rPr>
          <w:rFonts w:cstheme="minorHAnsi"/>
        </w:rPr>
        <w:t xml:space="preserve"> </w:t>
      </w:r>
      <w:r w:rsidR="00D55BC3" w:rsidRPr="00BD0B06">
        <w:rPr>
          <w:rFonts w:cstheme="minorHAnsi"/>
        </w:rPr>
        <w:t>found the optimal purification time, molten salt</w:t>
      </w:r>
      <w:r w:rsidR="00AC0AA7" w:rsidRPr="00BD0B06">
        <w:rPr>
          <w:rFonts w:cstheme="minorHAnsi"/>
        </w:rPr>
        <w:t xml:space="preserve"> sparge</w:t>
      </w:r>
      <w:r w:rsidR="00D55BC3" w:rsidRPr="00BD0B06">
        <w:rPr>
          <w:rFonts w:cstheme="minorHAnsi"/>
        </w:rPr>
        <w:t xml:space="preserve"> height, operating temperature, and gas mixture flow rate for 5 L of FLiNaK salt</w:t>
      </w:r>
      <w:r w:rsidR="005B50D3" w:rsidRPr="00BD0B06">
        <w:rPr>
          <w:rFonts w:cstheme="minorHAnsi"/>
        </w:rPr>
        <w:t xml:space="preserve"> </w:t>
      </w:r>
      <w:r w:rsidR="005B50D3" w:rsidRPr="00BD0B06">
        <w:rPr>
          <w:rFonts w:cstheme="minorHAnsi"/>
        </w:rPr>
        <w:fldChar w:fldCharType="begin"/>
      </w:r>
      <w:r w:rsidR="00AF4E58">
        <w:rPr>
          <w:rFonts w:cstheme="minorHAnsi"/>
        </w:rPr>
        <w:instrText xml:space="preserve"> ADDIN ZOTERO_ITEM CSL_CITATION {"citationID":"wphs5Ar4","properties":{"formattedCitation":"[30]","plainCitation":"[30]","noteIndex":0},"citationItems":[{"id":73,"uris":["http://zotero.org/users/8315333/items/NSL7VENW",["http://zotero.org/users/8315333/items/NSL7VENW"]],"itemData":{"id":73,"type":"article-journal","container-title":"Journal of Fluorine Chemistry","DOI":"10.1016/j.jfluchem.2017.03.006","ISSN":"00221139","journalAbbreviation":"Journal of Fluorine Chemistry","language":"en","page":"134-141","source":"DOI.org (Crossref)","title":"Preparation of high-purity molten FLiNaK salt by the hydrofluorination process","volume":"197","author":[{"family":"Zong","given":"Guoqiang"},{"family":"Zhang","given":"Zhi-Bing"},{"family":"Sun","given":"Jia-Hong"},{"family":"Xiao","given":"Ji-Chang"}],"issued":{"date-parts":[["2017",5]]}}}],"schema":"https://github.com/citation-style-language/schema/raw/master/csl-citation.json"} </w:instrText>
      </w:r>
      <w:r w:rsidR="005B50D3" w:rsidRPr="00BD0B06">
        <w:rPr>
          <w:rFonts w:cstheme="minorHAnsi"/>
        </w:rPr>
        <w:fldChar w:fldCharType="separate"/>
      </w:r>
      <w:r w:rsidR="004271E6" w:rsidRPr="004271E6">
        <w:rPr>
          <w:rFonts w:ascii="Calibri" w:hAnsi="Calibri" w:cs="Calibri"/>
        </w:rPr>
        <w:t>[30]</w:t>
      </w:r>
      <w:r w:rsidR="005B50D3" w:rsidRPr="00BD0B06">
        <w:rPr>
          <w:rFonts w:cstheme="minorHAnsi"/>
        </w:rPr>
        <w:fldChar w:fldCharType="end"/>
      </w:r>
      <w:r w:rsidR="00D55BC3" w:rsidRPr="00BD0B06">
        <w:rPr>
          <w:rFonts w:cstheme="minorHAnsi"/>
        </w:rPr>
        <w:t xml:space="preserve">. </w:t>
      </w:r>
      <w:r w:rsidR="00AC0AA7" w:rsidRPr="00BD0B06">
        <w:rPr>
          <w:rFonts w:cstheme="minorHAnsi"/>
        </w:rPr>
        <w:t xml:space="preserve">Assuming that FLiBe is similar enough to FLiNaK chemically and that the relationship between these values and molten salt volume is sufficiently linear, their data can be used to optimize the design of a reaction vessel while maintaining roughly the same </w:t>
      </w:r>
      <w:r w:rsidR="00AC0AA7" w:rsidRPr="00BD0B06">
        <w:rPr>
          <w:rFonts w:cstheme="minorHAnsi"/>
        </w:rPr>
        <w:lastRenderedPageBreak/>
        <w:t xml:space="preserve">purification time. </w:t>
      </w:r>
      <w:r w:rsidR="00407A65" w:rsidRPr="00BD0B06">
        <w:rPr>
          <w:rFonts w:cstheme="minorHAnsi"/>
        </w:rPr>
        <w:t xml:space="preserve">The proper HF effluent concentration at which to halt purification can also be determined. </w:t>
      </w:r>
      <w:r w:rsidR="00AC0AA7" w:rsidRPr="00BD0B06">
        <w:rPr>
          <w:rFonts w:cstheme="minorHAnsi"/>
        </w:rPr>
        <w:t>Figures 1-</w:t>
      </w:r>
      <w:r w:rsidR="00863F10" w:rsidRPr="00BD0B06">
        <w:rPr>
          <w:rFonts w:cstheme="minorHAnsi"/>
        </w:rPr>
        <w:t>6</w:t>
      </w:r>
      <w:r w:rsidR="00AC0AA7" w:rsidRPr="00BD0B06">
        <w:rPr>
          <w:rFonts w:cstheme="minorHAnsi"/>
        </w:rPr>
        <w:t xml:space="preserve"> show their data.</w:t>
      </w:r>
    </w:p>
    <w:p w14:paraId="3E8210F1" w14:textId="639570D5" w:rsidR="00863F10" w:rsidRPr="00BD0B06" w:rsidRDefault="00863F10" w:rsidP="00863F10">
      <w:pPr>
        <w:jc w:val="center"/>
        <w:rPr>
          <w:rFonts w:cstheme="minorHAnsi"/>
        </w:rPr>
      </w:pPr>
      <w:r w:rsidRPr="00BD0B06">
        <w:rPr>
          <w:rFonts w:cstheme="minorHAnsi"/>
          <w:noProof/>
        </w:rPr>
        <w:drawing>
          <wp:inline distT="0" distB="0" distL="0" distR="0" wp14:anchorId="539D95D7" wp14:editId="07630E31">
            <wp:extent cx="4033835" cy="2965450"/>
            <wp:effectExtent l="0" t="0" r="508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73635" cy="2994709"/>
                    </a:xfrm>
                    <a:prstGeom prst="rect">
                      <a:avLst/>
                    </a:prstGeom>
                  </pic:spPr>
                </pic:pic>
              </a:graphicData>
            </a:graphic>
          </wp:inline>
        </w:drawing>
      </w:r>
    </w:p>
    <w:p w14:paraId="4C26AB1A" w14:textId="5E7B7249" w:rsidR="00863F10" w:rsidRPr="00BD0B06" w:rsidRDefault="00863F10" w:rsidP="00863F10">
      <w:pPr>
        <w:jc w:val="center"/>
        <w:rPr>
          <w:rFonts w:cstheme="minorHAnsi"/>
        </w:rPr>
      </w:pPr>
      <w:r w:rsidRPr="00BD0B06">
        <w:rPr>
          <w:rFonts w:cstheme="minorHAnsi"/>
        </w:rPr>
        <w:t xml:space="preserve">Figure 1. Oxygen content vs purification time for 5L of FLiNaK at a liquid height of 0.9m, at 650°C, at a gas flowrate of 800mL/min </w:t>
      </w:r>
      <w:r w:rsidR="005B50D3" w:rsidRPr="00BD0B06">
        <w:rPr>
          <w:rFonts w:cstheme="minorHAnsi"/>
        </w:rPr>
        <w:fldChar w:fldCharType="begin"/>
      </w:r>
      <w:r w:rsidR="00AF4E58">
        <w:rPr>
          <w:rFonts w:cstheme="minorHAnsi"/>
        </w:rPr>
        <w:instrText xml:space="preserve"> ADDIN ZOTERO_ITEM CSL_CITATION {"citationID":"HV7aDNDv","properties":{"formattedCitation":"[30]","plainCitation":"[30]","noteIndex":0},"citationItems":[{"id":73,"uris":["http://zotero.org/users/8315333/items/NSL7VENW",["http://zotero.org/users/8315333/items/NSL7VENW"]],"itemData":{"id":73,"type":"article-journal","container-title":"Journal of Fluorine Chemistry","DOI":"10.1016/j.jfluchem.2017.03.006","ISSN":"00221139","journalAbbreviation":"Journal of Fluorine Chemistry","language":"en","page":"134-141","source":"DOI.org (Crossref)","title":"Preparation of high-purity molten FLiNaK salt by the hydrofluorination process","volume":"197","author":[{"family":"Zong","given":"Guoqiang"},{"family":"Zhang","given":"Zhi-Bing"},{"family":"Sun","given":"Jia-Hong"},{"family":"Xiao","given":"Ji-Chang"}],"issued":{"date-parts":[["2017",5]]}}}],"schema":"https://github.com/citation-style-language/schema/raw/master/csl-citation.json"} </w:instrText>
      </w:r>
      <w:r w:rsidR="005B50D3" w:rsidRPr="00BD0B06">
        <w:rPr>
          <w:rFonts w:cstheme="minorHAnsi"/>
        </w:rPr>
        <w:fldChar w:fldCharType="separate"/>
      </w:r>
      <w:r w:rsidR="004271E6" w:rsidRPr="004271E6">
        <w:rPr>
          <w:rFonts w:ascii="Calibri" w:hAnsi="Calibri" w:cs="Calibri"/>
        </w:rPr>
        <w:t>[30]</w:t>
      </w:r>
      <w:r w:rsidR="005B50D3" w:rsidRPr="00BD0B06">
        <w:rPr>
          <w:rFonts w:cstheme="minorHAnsi"/>
        </w:rPr>
        <w:fldChar w:fldCharType="end"/>
      </w:r>
      <w:r w:rsidR="005B50D3" w:rsidRPr="00BD0B06">
        <w:rPr>
          <w:rFonts w:cstheme="minorHAnsi"/>
        </w:rPr>
        <w:t>.</w:t>
      </w:r>
      <w:r w:rsidRPr="00BD0B06">
        <w:rPr>
          <w:rFonts w:cstheme="minorHAnsi"/>
        </w:rPr>
        <w:t xml:space="preserve"> </w:t>
      </w:r>
    </w:p>
    <w:p w14:paraId="77168B65" w14:textId="17CD4959" w:rsidR="00863F10" w:rsidRPr="00BD0B06" w:rsidRDefault="00863F10" w:rsidP="00863F10">
      <w:pPr>
        <w:jc w:val="center"/>
        <w:rPr>
          <w:rFonts w:cstheme="minorHAnsi"/>
        </w:rPr>
      </w:pPr>
      <w:r w:rsidRPr="00BD0B06">
        <w:rPr>
          <w:rFonts w:cstheme="minorHAnsi"/>
          <w:noProof/>
        </w:rPr>
        <w:drawing>
          <wp:inline distT="0" distB="0" distL="0" distR="0" wp14:anchorId="3A3E9B2D" wp14:editId="562B58EC">
            <wp:extent cx="4292600" cy="316597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29611" cy="3193268"/>
                    </a:xfrm>
                    <a:prstGeom prst="rect">
                      <a:avLst/>
                    </a:prstGeom>
                  </pic:spPr>
                </pic:pic>
              </a:graphicData>
            </a:graphic>
          </wp:inline>
        </w:drawing>
      </w:r>
    </w:p>
    <w:p w14:paraId="39839E78" w14:textId="421BD810" w:rsidR="00863F10" w:rsidRPr="00BD0B06" w:rsidRDefault="00863F10" w:rsidP="00863F10">
      <w:pPr>
        <w:jc w:val="center"/>
        <w:rPr>
          <w:rFonts w:cstheme="minorHAnsi"/>
        </w:rPr>
      </w:pPr>
      <w:r w:rsidRPr="00BD0B06">
        <w:rPr>
          <w:rFonts w:cstheme="minorHAnsi"/>
        </w:rPr>
        <w:t xml:space="preserve">Figure 2. Other impurity content vs purification time for 5L of FLiNaK at a liquid height of 0.9m, at 650°C, at a gas flowrate of 800mL/min </w:t>
      </w:r>
      <w:r w:rsidR="005B50D3" w:rsidRPr="00BD0B06">
        <w:rPr>
          <w:rFonts w:cstheme="minorHAnsi"/>
        </w:rPr>
        <w:fldChar w:fldCharType="begin"/>
      </w:r>
      <w:r w:rsidR="00AF4E58">
        <w:rPr>
          <w:rFonts w:cstheme="minorHAnsi"/>
        </w:rPr>
        <w:instrText xml:space="preserve"> ADDIN ZOTERO_ITEM CSL_CITATION {"citationID":"nVTo5vco","properties":{"formattedCitation":"[30]","plainCitation":"[30]","noteIndex":0},"citationItems":[{"id":73,"uris":["http://zotero.org/users/8315333/items/NSL7VENW",["http://zotero.org/users/8315333/items/NSL7VENW"]],"itemData":{"id":73,"type":"article-journal","container-title":"Journal of Fluorine Chemistry","DOI":"10.1016/j.jfluchem.2017.03.006","ISSN":"00221139","journalAbbreviation":"Journal of Fluorine Chemistry","language":"en","page":"134-141","source":"DOI.org (Crossref)","title":"Preparation of high-purity molten FLiNaK salt by the hydrofluorination process","volume":"197","author":[{"family":"Zong","given":"Guoqiang"},{"family":"Zhang","given":"Zhi-Bing"},{"family":"Sun","given":"Jia-Hong"},{"family":"Xiao","given":"Ji-Chang"}],"issued":{"date-parts":[["2017",5]]}}}],"schema":"https://github.com/citation-style-language/schema/raw/master/csl-citation.json"} </w:instrText>
      </w:r>
      <w:r w:rsidR="005B50D3" w:rsidRPr="00BD0B06">
        <w:rPr>
          <w:rFonts w:cstheme="minorHAnsi"/>
        </w:rPr>
        <w:fldChar w:fldCharType="separate"/>
      </w:r>
      <w:r w:rsidR="004271E6" w:rsidRPr="004271E6">
        <w:rPr>
          <w:rFonts w:ascii="Calibri" w:hAnsi="Calibri" w:cs="Calibri"/>
        </w:rPr>
        <w:t>[30]</w:t>
      </w:r>
      <w:r w:rsidR="005B50D3" w:rsidRPr="00BD0B06">
        <w:rPr>
          <w:rFonts w:cstheme="minorHAnsi"/>
        </w:rPr>
        <w:fldChar w:fldCharType="end"/>
      </w:r>
      <w:r w:rsidR="005B50D3" w:rsidRPr="00BD0B06">
        <w:rPr>
          <w:rFonts w:cstheme="minorHAnsi"/>
        </w:rPr>
        <w:t>.</w:t>
      </w:r>
      <w:r w:rsidRPr="00BD0B06">
        <w:rPr>
          <w:rFonts w:cstheme="minorHAnsi"/>
        </w:rPr>
        <w:t xml:space="preserve"> </w:t>
      </w:r>
    </w:p>
    <w:p w14:paraId="0769949A" w14:textId="7B81D2D4" w:rsidR="00AC0AA7" w:rsidRPr="00BD0B06" w:rsidRDefault="00863F10" w:rsidP="00863F10">
      <w:pPr>
        <w:jc w:val="center"/>
        <w:rPr>
          <w:rFonts w:cstheme="minorHAnsi"/>
        </w:rPr>
      </w:pPr>
      <w:r w:rsidRPr="00BD0B06">
        <w:rPr>
          <w:rFonts w:cstheme="minorHAnsi"/>
          <w:noProof/>
        </w:rPr>
        <w:lastRenderedPageBreak/>
        <w:drawing>
          <wp:inline distT="0" distB="0" distL="0" distR="0" wp14:anchorId="1ACD342E" wp14:editId="38E3D516">
            <wp:extent cx="4365266" cy="3218399"/>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31668" cy="3267355"/>
                    </a:xfrm>
                    <a:prstGeom prst="rect">
                      <a:avLst/>
                    </a:prstGeom>
                  </pic:spPr>
                </pic:pic>
              </a:graphicData>
            </a:graphic>
          </wp:inline>
        </w:drawing>
      </w:r>
    </w:p>
    <w:p w14:paraId="3980FB24" w14:textId="3CA2F8E4" w:rsidR="00863F10" w:rsidRPr="00BD0B06" w:rsidRDefault="00863F10" w:rsidP="00863F10">
      <w:pPr>
        <w:jc w:val="center"/>
        <w:rPr>
          <w:rFonts w:cstheme="minorHAnsi"/>
        </w:rPr>
      </w:pPr>
      <w:r w:rsidRPr="00BD0B06">
        <w:rPr>
          <w:rFonts w:cstheme="minorHAnsi"/>
        </w:rPr>
        <w:t xml:space="preserve">Figure 3. Oxygen content vs liquid height for 5L of FLiNaK run for 48hr at 650°C, at a gas flowrate of 800mL/min </w:t>
      </w:r>
      <w:r w:rsidR="005B50D3" w:rsidRPr="00BD0B06">
        <w:rPr>
          <w:rFonts w:cstheme="minorHAnsi"/>
        </w:rPr>
        <w:fldChar w:fldCharType="begin"/>
      </w:r>
      <w:r w:rsidR="00AF4E58">
        <w:rPr>
          <w:rFonts w:cstheme="minorHAnsi"/>
        </w:rPr>
        <w:instrText xml:space="preserve"> ADDIN ZOTERO_ITEM CSL_CITATION {"citationID":"hW8JNNVU","properties":{"formattedCitation":"[30]","plainCitation":"[30]","noteIndex":0},"citationItems":[{"id":73,"uris":["http://zotero.org/users/8315333/items/NSL7VENW",["http://zotero.org/users/8315333/items/NSL7VENW"]],"itemData":{"id":73,"type":"article-journal","container-title":"Journal of Fluorine Chemistry","DOI":"10.1016/j.jfluchem.2017.03.006","ISSN":"00221139","journalAbbreviation":"Journal of Fluorine Chemistry","language":"en","page":"134-141","source":"DOI.org (Crossref)","title":"Preparation of high-purity molten FLiNaK salt by the hydrofluorination process","volume":"197","author":[{"family":"Zong","given":"Guoqiang"},{"family":"Zhang","given":"Zhi-Bing"},{"family":"Sun","given":"Jia-Hong"},{"family":"Xiao","given":"Ji-Chang"}],"issued":{"date-parts":[["2017",5]]}}}],"schema":"https://github.com/citation-style-language/schema/raw/master/csl-citation.json"} </w:instrText>
      </w:r>
      <w:r w:rsidR="005B50D3" w:rsidRPr="00BD0B06">
        <w:rPr>
          <w:rFonts w:cstheme="minorHAnsi"/>
        </w:rPr>
        <w:fldChar w:fldCharType="separate"/>
      </w:r>
      <w:r w:rsidR="004271E6" w:rsidRPr="004271E6">
        <w:rPr>
          <w:rFonts w:ascii="Calibri" w:hAnsi="Calibri" w:cs="Calibri"/>
        </w:rPr>
        <w:t>[30]</w:t>
      </w:r>
      <w:r w:rsidR="005B50D3" w:rsidRPr="00BD0B06">
        <w:rPr>
          <w:rFonts w:cstheme="minorHAnsi"/>
        </w:rPr>
        <w:fldChar w:fldCharType="end"/>
      </w:r>
      <w:r w:rsidR="005B50D3" w:rsidRPr="00BD0B06">
        <w:rPr>
          <w:rFonts w:cstheme="minorHAnsi"/>
        </w:rPr>
        <w:t>.</w:t>
      </w:r>
    </w:p>
    <w:p w14:paraId="56DDE6C5" w14:textId="61594BDB" w:rsidR="00863F10" w:rsidRPr="00BD0B06" w:rsidRDefault="00863F10" w:rsidP="00863F10">
      <w:pPr>
        <w:jc w:val="center"/>
        <w:rPr>
          <w:rFonts w:cstheme="minorHAnsi"/>
        </w:rPr>
      </w:pPr>
      <w:r w:rsidRPr="00BD0B06">
        <w:rPr>
          <w:rFonts w:cstheme="minorHAnsi"/>
          <w:noProof/>
        </w:rPr>
        <w:drawing>
          <wp:inline distT="0" distB="0" distL="0" distR="0" wp14:anchorId="39C00B24" wp14:editId="0373DE7D">
            <wp:extent cx="4563533" cy="3422650"/>
            <wp:effectExtent l="0" t="0" r="889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90949" cy="3443212"/>
                    </a:xfrm>
                    <a:prstGeom prst="rect">
                      <a:avLst/>
                    </a:prstGeom>
                  </pic:spPr>
                </pic:pic>
              </a:graphicData>
            </a:graphic>
          </wp:inline>
        </w:drawing>
      </w:r>
    </w:p>
    <w:p w14:paraId="252F810E" w14:textId="6B45F8BD" w:rsidR="00863F10" w:rsidRPr="00BD0B06" w:rsidRDefault="00863F10" w:rsidP="00863F10">
      <w:pPr>
        <w:jc w:val="center"/>
        <w:rPr>
          <w:rFonts w:cstheme="minorHAnsi"/>
        </w:rPr>
      </w:pPr>
      <w:r w:rsidRPr="00BD0B06">
        <w:rPr>
          <w:rFonts w:cstheme="minorHAnsi"/>
        </w:rPr>
        <w:t xml:space="preserve">Figure 4. Oxygen content vs </w:t>
      </w:r>
      <w:r w:rsidR="00407A65" w:rsidRPr="00BD0B06">
        <w:rPr>
          <w:rFonts w:cstheme="minorHAnsi"/>
        </w:rPr>
        <w:t>t</w:t>
      </w:r>
      <w:r w:rsidRPr="00BD0B06">
        <w:rPr>
          <w:rFonts w:cstheme="minorHAnsi"/>
        </w:rPr>
        <w:t xml:space="preserve">emperature for 5L of FLiNaK run for 48hr at a liquid height of 0.9m, at a gas flowrate of 800mL/min </w:t>
      </w:r>
      <w:r w:rsidR="005B50D3" w:rsidRPr="00BD0B06">
        <w:rPr>
          <w:rFonts w:cstheme="minorHAnsi"/>
        </w:rPr>
        <w:fldChar w:fldCharType="begin"/>
      </w:r>
      <w:r w:rsidR="00AF4E58">
        <w:rPr>
          <w:rFonts w:cstheme="minorHAnsi"/>
        </w:rPr>
        <w:instrText xml:space="preserve"> ADDIN ZOTERO_ITEM CSL_CITATION {"citationID":"dvYUEN7t","properties":{"formattedCitation":"[30]","plainCitation":"[30]","noteIndex":0},"citationItems":[{"id":73,"uris":["http://zotero.org/users/8315333/items/NSL7VENW",["http://zotero.org/users/8315333/items/NSL7VENW"]],"itemData":{"id":73,"type":"article-journal","container-title":"Journal of Fluorine Chemistry","DOI":"10.1016/j.jfluchem.2017.03.006","ISSN":"00221139","journalAbbreviation":"Journal of Fluorine Chemistry","language":"en","page":"134-141","source":"DOI.org (Crossref)","title":"Preparation of high-purity molten FLiNaK salt by the hydrofluorination process","volume":"197","author":[{"family":"Zong","given":"Guoqiang"},{"family":"Zhang","given":"Zhi-Bing"},{"family":"Sun","given":"Jia-Hong"},{"family":"Xiao","given":"Ji-Chang"}],"issued":{"date-parts":[["2017",5]]}}}],"schema":"https://github.com/citation-style-language/schema/raw/master/csl-citation.json"} </w:instrText>
      </w:r>
      <w:r w:rsidR="005B50D3" w:rsidRPr="00BD0B06">
        <w:rPr>
          <w:rFonts w:cstheme="minorHAnsi"/>
        </w:rPr>
        <w:fldChar w:fldCharType="separate"/>
      </w:r>
      <w:r w:rsidR="004271E6" w:rsidRPr="004271E6">
        <w:rPr>
          <w:rFonts w:ascii="Calibri" w:hAnsi="Calibri" w:cs="Calibri"/>
        </w:rPr>
        <w:t>[30]</w:t>
      </w:r>
      <w:r w:rsidR="005B50D3" w:rsidRPr="00BD0B06">
        <w:rPr>
          <w:rFonts w:cstheme="minorHAnsi"/>
        </w:rPr>
        <w:fldChar w:fldCharType="end"/>
      </w:r>
      <w:r w:rsidR="005B50D3" w:rsidRPr="00BD0B06">
        <w:rPr>
          <w:rFonts w:cstheme="minorHAnsi"/>
        </w:rPr>
        <w:t>.</w:t>
      </w:r>
    </w:p>
    <w:p w14:paraId="22430F49" w14:textId="6E72BC31" w:rsidR="00863F10" w:rsidRPr="00BD0B06" w:rsidRDefault="00407A65" w:rsidP="00863F10">
      <w:pPr>
        <w:jc w:val="center"/>
        <w:rPr>
          <w:rFonts w:cstheme="minorHAnsi"/>
        </w:rPr>
      </w:pPr>
      <w:r w:rsidRPr="00BD0B06">
        <w:rPr>
          <w:rFonts w:cstheme="minorHAnsi"/>
          <w:noProof/>
        </w:rPr>
        <w:lastRenderedPageBreak/>
        <w:drawing>
          <wp:inline distT="0" distB="0" distL="0" distR="0" wp14:anchorId="55A6B8E3" wp14:editId="07485996">
            <wp:extent cx="4404118" cy="32956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67059" cy="3342749"/>
                    </a:xfrm>
                    <a:prstGeom prst="rect">
                      <a:avLst/>
                    </a:prstGeom>
                  </pic:spPr>
                </pic:pic>
              </a:graphicData>
            </a:graphic>
          </wp:inline>
        </w:drawing>
      </w:r>
    </w:p>
    <w:p w14:paraId="770CBCDC" w14:textId="07F78DF0" w:rsidR="00407A65" w:rsidRPr="00BD0B06" w:rsidRDefault="00407A65" w:rsidP="00407A65">
      <w:pPr>
        <w:jc w:val="center"/>
        <w:rPr>
          <w:rFonts w:cstheme="minorHAnsi"/>
        </w:rPr>
      </w:pPr>
      <w:r w:rsidRPr="00BD0B06">
        <w:rPr>
          <w:rFonts w:cstheme="minorHAnsi"/>
        </w:rPr>
        <w:t xml:space="preserve">Figure </w:t>
      </w:r>
      <w:r w:rsidR="002A20E3" w:rsidRPr="00BD0B06">
        <w:rPr>
          <w:rFonts w:cstheme="minorHAnsi"/>
        </w:rPr>
        <w:t>5</w:t>
      </w:r>
      <w:r w:rsidRPr="00BD0B06">
        <w:rPr>
          <w:rFonts w:cstheme="minorHAnsi"/>
        </w:rPr>
        <w:t xml:space="preserve">. Oxygen content vs gas flowrate for 5L of FLiNaK run for 48hr at a liquid height of 0.9m, at 650°C </w:t>
      </w:r>
      <w:r w:rsidR="005B50D3" w:rsidRPr="00BD0B06">
        <w:rPr>
          <w:rFonts w:cstheme="minorHAnsi"/>
        </w:rPr>
        <w:fldChar w:fldCharType="begin"/>
      </w:r>
      <w:r w:rsidR="00AF4E58">
        <w:rPr>
          <w:rFonts w:cstheme="minorHAnsi"/>
        </w:rPr>
        <w:instrText xml:space="preserve"> ADDIN ZOTERO_ITEM CSL_CITATION {"citationID":"A4NEKGlY","properties":{"formattedCitation":"[30]","plainCitation":"[30]","noteIndex":0},"citationItems":[{"id":73,"uris":["http://zotero.org/users/8315333/items/NSL7VENW",["http://zotero.org/users/8315333/items/NSL7VENW"]],"itemData":{"id":73,"type":"article-journal","container-title":"Journal of Fluorine Chemistry","DOI":"10.1016/j.jfluchem.2017.03.006","ISSN":"00221139","journalAbbreviation":"Journal of Fluorine Chemistry","language":"en","page":"134-141","source":"DOI.org (Crossref)","title":"Preparation of high-purity molten FLiNaK salt by the hydrofluorination process","volume":"197","author":[{"family":"Zong","given":"Guoqiang"},{"family":"Zhang","given":"Zhi-Bing"},{"family":"Sun","given":"Jia-Hong"},{"family":"Xiao","given":"Ji-Chang"}],"issued":{"date-parts":[["2017",5]]}}}],"schema":"https://github.com/citation-style-language/schema/raw/master/csl-citation.json"} </w:instrText>
      </w:r>
      <w:r w:rsidR="005B50D3" w:rsidRPr="00BD0B06">
        <w:rPr>
          <w:rFonts w:cstheme="minorHAnsi"/>
        </w:rPr>
        <w:fldChar w:fldCharType="separate"/>
      </w:r>
      <w:r w:rsidR="004271E6" w:rsidRPr="004271E6">
        <w:rPr>
          <w:rFonts w:ascii="Calibri" w:hAnsi="Calibri" w:cs="Calibri"/>
        </w:rPr>
        <w:t>[30]</w:t>
      </w:r>
      <w:r w:rsidR="005B50D3" w:rsidRPr="00BD0B06">
        <w:rPr>
          <w:rFonts w:cstheme="minorHAnsi"/>
        </w:rPr>
        <w:fldChar w:fldCharType="end"/>
      </w:r>
      <w:r w:rsidR="005B50D3" w:rsidRPr="00BD0B06">
        <w:rPr>
          <w:rFonts w:cstheme="minorHAnsi"/>
        </w:rPr>
        <w:t>.</w:t>
      </w:r>
    </w:p>
    <w:p w14:paraId="4FE1C45E" w14:textId="77777777" w:rsidR="00407A65" w:rsidRPr="00BD0B06" w:rsidRDefault="00407A65" w:rsidP="00407A65">
      <w:pPr>
        <w:jc w:val="center"/>
        <w:rPr>
          <w:rFonts w:cstheme="minorHAnsi"/>
        </w:rPr>
      </w:pPr>
    </w:p>
    <w:p w14:paraId="5CEF2BE3" w14:textId="2CACD2BC" w:rsidR="00724AEA" w:rsidRPr="00BD0B06" w:rsidRDefault="008B29F1" w:rsidP="00666979">
      <w:pPr>
        <w:rPr>
          <w:rFonts w:cstheme="minorHAnsi"/>
        </w:rPr>
      </w:pPr>
      <w:r w:rsidRPr="00BD0B06">
        <w:rPr>
          <w:rFonts w:cstheme="minorHAnsi"/>
        </w:rPr>
        <w:t>Figure</w:t>
      </w:r>
      <w:r w:rsidR="00E2316D" w:rsidRPr="00BD0B06">
        <w:rPr>
          <w:rFonts w:cstheme="minorHAnsi"/>
        </w:rPr>
        <w:t>s</w:t>
      </w:r>
      <w:r w:rsidRPr="00BD0B06">
        <w:rPr>
          <w:rFonts w:cstheme="minorHAnsi"/>
        </w:rPr>
        <w:t xml:space="preserve"> 1</w:t>
      </w:r>
      <w:r w:rsidR="00E2316D" w:rsidRPr="00BD0B06">
        <w:rPr>
          <w:rFonts w:cstheme="minorHAnsi"/>
        </w:rPr>
        <w:t xml:space="preserve"> &amp; 2</w:t>
      </w:r>
      <w:r w:rsidRPr="00BD0B06">
        <w:rPr>
          <w:rFonts w:cstheme="minorHAnsi"/>
        </w:rPr>
        <w:t xml:space="preserve"> </w:t>
      </w:r>
      <w:proofErr w:type="gramStart"/>
      <w:r w:rsidRPr="00BD0B06">
        <w:rPr>
          <w:rFonts w:cstheme="minorHAnsi"/>
        </w:rPr>
        <w:t>shows</w:t>
      </w:r>
      <w:proofErr w:type="gramEnd"/>
      <w:r w:rsidRPr="00BD0B06">
        <w:rPr>
          <w:rFonts w:cstheme="minorHAnsi"/>
        </w:rPr>
        <w:t xml:space="preserve"> that</w:t>
      </w:r>
      <w:r w:rsidR="000474CB" w:rsidRPr="00BD0B06">
        <w:rPr>
          <w:rFonts w:cstheme="minorHAnsi"/>
        </w:rPr>
        <w:t>,</w:t>
      </w:r>
      <w:r w:rsidRPr="00BD0B06">
        <w:rPr>
          <w:rFonts w:cstheme="minorHAnsi"/>
        </w:rPr>
        <w:t xml:space="preserve"> all other factors</w:t>
      </w:r>
      <w:r w:rsidR="000474CB" w:rsidRPr="00BD0B06">
        <w:rPr>
          <w:rFonts w:cstheme="minorHAnsi"/>
        </w:rPr>
        <w:t xml:space="preserve"> being </w:t>
      </w:r>
      <w:r w:rsidR="00E2316D" w:rsidRPr="00BD0B06">
        <w:rPr>
          <w:rFonts w:cstheme="minorHAnsi"/>
        </w:rPr>
        <w:t xml:space="preserve">at their optimal state, there is </w:t>
      </w:r>
      <w:r w:rsidR="007F5D8E" w:rsidRPr="00BD0B06">
        <w:rPr>
          <w:rFonts w:cstheme="minorHAnsi"/>
        </w:rPr>
        <w:t>no</w:t>
      </w:r>
      <w:r w:rsidR="00E2316D" w:rsidRPr="00BD0B06">
        <w:rPr>
          <w:rFonts w:cstheme="minorHAnsi"/>
        </w:rPr>
        <w:t xml:space="preserve"> appreciable change in </w:t>
      </w:r>
      <w:r w:rsidR="007F5D8E" w:rsidRPr="00BD0B06">
        <w:rPr>
          <w:rFonts w:cstheme="minorHAnsi"/>
        </w:rPr>
        <w:t xml:space="preserve">the concentrations </w:t>
      </w:r>
      <w:r w:rsidR="00EA2C4D" w:rsidRPr="00BD0B06">
        <w:rPr>
          <w:rFonts w:cstheme="minorHAnsi"/>
        </w:rPr>
        <w:t>of any of the impurities</w:t>
      </w:r>
      <w:r w:rsidR="007F5D8E" w:rsidRPr="00BD0B06">
        <w:rPr>
          <w:rFonts w:cstheme="minorHAnsi"/>
        </w:rPr>
        <w:t xml:space="preserve"> after roughly 48 h</w:t>
      </w:r>
      <w:r w:rsidR="002C26B9" w:rsidRPr="00BD0B06">
        <w:rPr>
          <w:rFonts w:cstheme="minorHAnsi"/>
        </w:rPr>
        <w:t>ou</w:t>
      </w:r>
      <w:r w:rsidR="007F5D8E" w:rsidRPr="00BD0B06">
        <w:rPr>
          <w:rFonts w:cstheme="minorHAnsi"/>
        </w:rPr>
        <w:t>r</w:t>
      </w:r>
      <w:r w:rsidR="002C26B9" w:rsidRPr="00BD0B06">
        <w:rPr>
          <w:rFonts w:cstheme="minorHAnsi"/>
        </w:rPr>
        <w:t>s</w:t>
      </w:r>
      <w:r w:rsidR="007F5D8E" w:rsidRPr="00BD0B06">
        <w:rPr>
          <w:rFonts w:cstheme="minorHAnsi"/>
        </w:rPr>
        <w:t xml:space="preserve"> of hydrofluorination.</w:t>
      </w:r>
      <w:r w:rsidR="00EA2C4D" w:rsidRPr="00BD0B06">
        <w:rPr>
          <w:rFonts w:cstheme="minorHAnsi"/>
        </w:rPr>
        <w:t xml:space="preserve"> </w:t>
      </w:r>
      <w:r w:rsidR="008F54EF" w:rsidRPr="00BD0B06">
        <w:rPr>
          <w:rFonts w:cstheme="minorHAnsi"/>
        </w:rPr>
        <w:t>This implies that running for any longer than this time is pointless so long as the system is optimized</w:t>
      </w:r>
      <w:r w:rsidR="00850C1F" w:rsidRPr="00BD0B06">
        <w:rPr>
          <w:rFonts w:cstheme="minorHAnsi"/>
        </w:rPr>
        <w:t xml:space="preserve"> and gives a rough m</w:t>
      </w:r>
      <w:r w:rsidR="00981715" w:rsidRPr="00BD0B06">
        <w:rPr>
          <w:rFonts w:cstheme="minorHAnsi"/>
        </w:rPr>
        <w:t>aximum for hydrofluorination time</w:t>
      </w:r>
      <w:r w:rsidR="008F54EF" w:rsidRPr="00BD0B06">
        <w:rPr>
          <w:rFonts w:cstheme="minorHAnsi"/>
        </w:rPr>
        <w:t>.</w:t>
      </w:r>
      <w:r w:rsidR="00981715" w:rsidRPr="00BD0B06">
        <w:rPr>
          <w:rFonts w:cstheme="minorHAnsi"/>
        </w:rPr>
        <w:t xml:space="preserve"> </w:t>
      </w:r>
      <w:r w:rsidR="00E83A1E" w:rsidRPr="00BD0B06">
        <w:rPr>
          <w:rFonts w:cstheme="minorHAnsi"/>
        </w:rPr>
        <w:t>Figure 3 shows that</w:t>
      </w:r>
      <w:r w:rsidR="005063FC" w:rsidRPr="00BD0B06">
        <w:rPr>
          <w:rFonts w:cstheme="minorHAnsi"/>
        </w:rPr>
        <w:t xml:space="preserve">, all other factors being at their optimal state, the </w:t>
      </w:r>
      <w:r w:rsidR="006B3D5F" w:rsidRPr="00BD0B06">
        <w:rPr>
          <w:rFonts w:cstheme="minorHAnsi"/>
        </w:rPr>
        <w:t>relationship between temperature and rate of oxide removal</w:t>
      </w:r>
      <w:r w:rsidR="007800F5" w:rsidRPr="00BD0B06">
        <w:rPr>
          <w:rFonts w:cstheme="minorHAnsi"/>
        </w:rPr>
        <w:t xml:space="preserve"> </w:t>
      </w:r>
      <w:r w:rsidR="0069361B" w:rsidRPr="00BD0B06">
        <w:rPr>
          <w:rFonts w:cstheme="minorHAnsi"/>
        </w:rPr>
        <w:t xml:space="preserve">is </w:t>
      </w:r>
      <w:r w:rsidR="007800F5" w:rsidRPr="00BD0B06">
        <w:rPr>
          <w:rFonts w:cstheme="minorHAnsi"/>
        </w:rPr>
        <w:t>weak</w:t>
      </w:r>
      <w:r w:rsidR="006B3D5F" w:rsidRPr="00BD0B06">
        <w:rPr>
          <w:rFonts w:cstheme="minorHAnsi"/>
        </w:rPr>
        <w:t xml:space="preserve"> </w:t>
      </w:r>
      <w:r w:rsidR="0069361B" w:rsidRPr="00BD0B06">
        <w:rPr>
          <w:rFonts w:cstheme="minorHAnsi"/>
        </w:rPr>
        <w:t>and</w:t>
      </w:r>
      <w:r w:rsidR="006B3D5F" w:rsidRPr="00BD0B06">
        <w:rPr>
          <w:rFonts w:cstheme="minorHAnsi"/>
        </w:rPr>
        <w:t xml:space="preserve"> </w:t>
      </w:r>
      <w:r w:rsidR="007800F5" w:rsidRPr="00BD0B06">
        <w:rPr>
          <w:rFonts w:cstheme="minorHAnsi"/>
        </w:rPr>
        <w:t>relatively flat. This is likely due to th</w:t>
      </w:r>
      <w:r w:rsidR="00E87BA3" w:rsidRPr="00BD0B06">
        <w:rPr>
          <w:rFonts w:cstheme="minorHAnsi"/>
        </w:rPr>
        <w:t xml:space="preserve">e increased gas residence time in cooler, more viscous salt offsetting the </w:t>
      </w:r>
      <w:r w:rsidR="0069361B" w:rsidRPr="00BD0B06">
        <w:rPr>
          <w:rFonts w:cstheme="minorHAnsi"/>
        </w:rPr>
        <w:t>drop in</w:t>
      </w:r>
      <w:r w:rsidR="00DF0238" w:rsidRPr="00BD0B06">
        <w:rPr>
          <w:rFonts w:cstheme="minorHAnsi"/>
        </w:rPr>
        <w:t xml:space="preserve"> </w:t>
      </w:r>
      <w:r w:rsidR="00492174" w:rsidRPr="00BD0B06">
        <w:rPr>
          <w:rFonts w:cstheme="minorHAnsi"/>
        </w:rPr>
        <w:t xml:space="preserve">rate constant caused by a decrease in temperature </w:t>
      </w:r>
      <w:r w:rsidR="005B50D3" w:rsidRPr="00BD0B06">
        <w:rPr>
          <w:rFonts w:cstheme="minorHAnsi"/>
        </w:rPr>
        <w:fldChar w:fldCharType="begin"/>
      </w:r>
      <w:r w:rsidR="00AF4E58">
        <w:rPr>
          <w:rFonts w:cstheme="minorHAnsi"/>
        </w:rPr>
        <w:instrText xml:space="preserve"> ADDIN ZOTERO_ITEM CSL_CITATION {"citationID":"5emm0si7","properties":{"formattedCitation":"[30]","plainCitation":"[30]","noteIndex":0},"citationItems":[{"id":73,"uris":["http://zotero.org/users/8315333/items/NSL7VENW",["http://zotero.org/users/8315333/items/NSL7VENW"]],"itemData":{"id":73,"type":"article-journal","container-title":"Journal of Fluorine Chemistry","DOI":"10.1016/j.jfluchem.2017.03.006","ISSN":"00221139","journalAbbreviation":"Journal of Fluorine Chemistry","language":"en","page":"134-141","source":"DOI.org (Crossref)","title":"Preparation of high-purity molten FLiNaK salt by the hydrofluorination process","volume":"197","author":[{"family":"Zong","given":"Guoqiang"},{"family":"Zhang","given":"Zhi-Bing"},{"family":"Sun","given":"Jia-Hong"},{"family":"Xiao","given":"Ji-Chang"}],"issued":{"date-parts":[["2017",5]]}}}],"schema":"https://github.com/citation-style-language/schema/raw/master/csl-citation.json"} </w:instrText>
      </w:r>
      <w:r w:rsidR="005B50D3" w:rsidRPr="00BD0B06">
        <w:rPr>
          <w:rFonts w:cstheme="minorHAnsi"/>
        </w:rPr>
        <w:fldChar w:fldCharType="separate"/>
      </w:r>
      <w:r w:rsidR="004271E6" w:rsidRPr="004271E6">
        <w:rPr>
          <w:rFonts w:ascii="Calibri" w:hAnsi="Calibri" w:cs="Calibri"/>
        </w:rPr>
        <w:t>[30]</w:t>
      </w:r>
      <w:r w:rsidR="005B50D3" w:rsidRPr="00BD0B06">
        <w:rPr>
          <w:rFonts w:cstheme="minorHAnsi"/>
        </w:rPr>
        <w:fldChar w:fldCharType="end"/>
      </w:r>
      <w:r w:rsidR="0069361B" w:rsidRPr="00BD0B06">
        <w:rPr>
          <w:rFonts w:cstheme="minorHAnsi"/>
        </w:rPr>
        <w:t>. Figure 4</w:t>
      </w:r>
      <w:r w:rsidR="00D46AEE" w:rsidRPr="00BD0B06">
        <w:rPr>
          <w:rFonts w:cstheme="minorHAnsi"/>
        </w:rPr>
        <w:t xml:space="preserve"> shows that</w:t>
      </w:r>
      <w:r w:rsidR="004D508D" w:rsidRPr="00BD0B06">
        <w:rPr>
          <w:rFonts w:cstheme="minorHAnsi"/>
        </w:rPr>
        <w:t>, all other factors being at their optimal state,</w:t>
      </w:r>
      <w:r w:rsidR="00D46AEE" w:rsidRPr="00BD0B06">
        <w:rPr>
          <w:rFonts w:cstheme="minorHAnsi"/>
        </w:rPr>
        <w:t xml:space="preserve"> there is an optimal </w:t>
      </w:r>
      <w:r w:rsidR="004D508D" w:rsidRPr="00BD0B06">
        <w:rPr>
          <w:rFonts w:cstheme="minorHAnsi"/>
        </w:rPr>
        <w:t>gas flowrate</w:t>
      </w:r>
      <w:r w:rsidR="007800F5" w:rsidRPr="00BD0B06">
        <w:rPr>
          <w:rFonts w:cstheme="minorHAnsi"/>
        </w:rPr>
        <w:t xml:space="preserve"> </w:t>
      </w:r>
      <w:r w:rsidR="004D508D" w:rsidRPr="00BD0B06">
        <w:rPr>
          <w:rFonts w:cstheme="minorHAnsi"/>
        </w:rPr>
        <w:t xml:space="preserve">to </w:t>
      </w:r>
      <w:r w:rsidR="00AB2D44" w:rsidRPr="00BD0B06">
        <w:rPr>
          <w:rFonts w:cstheme="minorHAnsi"/>
        </w:rPr>
        <w:t xml:space="preserve">maximize the rate of oxide removal, in this case, at 800mL/min. </w:t>
      </w:r>
      <w:r w:rsidR="00AE3B6D" w:rsidRPr="00BD0B06">
        <w:rPr>
          <w:rFonts w:cstheme="minorHAnsi"/>
        </w:rPr>
        <w:t xml:space="preserve">This flowrate likely allows for the optimal mix of HF and salt to </w:t>
      </w:r>
      <w:r w:rsidR="00B4683A" w:rsidRPr="00BD0B06">
        <w:rPr>
          <w:rFonts w:cstheme="minorHAnsi"/>
        </w:rPr>
        <w:t xml:space="preserve">maximize reaction rate. </w:t>
      </w:r>
      <w:r w:rsidR="007F2DBB" w:rsidRPr="00BD0B06">
        <w:rPr>
          <w:rFonts w:cstheme="minorHAnsi"/>
        </w:rPr>
        <w:t>How these factors change with respect to the amount of salt being produced has not been explored</w:t>
      </w:r>
      <w:r w:rsidR="00512498" w:rsidRPr="00BD0B06">
        <w:rPr>
          <w:rFonts w:cstheme="minorHAnsi"/>
        </w:rPr>
        <w:t>;</w:t>
      </w:r>
      <w:r w:rsidR="007F2DBB" w:rsidRPr="00BD0B06">
        <w:rPr>
          <w:rFonts w:cstheme="minorHAnsi"/>
        </w:rPr>
        <w:t xml:space="preserve"> </w:t>
      </w:r>
      <w:r w:rsidR="00512498" w:rsidRPr="00BD0B06">
        <w:rPr>
          <w:rFonts w:cstheme="minorHAnsi"/>
        </w:rPr>
        <w:t>however, it</w:t>
      </w:r>
      <w:r w:rsidR="007F2DBB" w:rsidRPr="00BD0B06">
        <w:rPr>
          <w:rFonts w:cstheme="minorHAnsi"/>
        </w:rPr>
        <w:t xml:space="preserve"> is assumed to be linear</w:t>
      </w:r>
      <w:r w:rsidR="00512498" w:rsidRPr="00BD0B06">
        <w:rPr>
          <w:rFonts w:cstheme="minorHAnsi"/>
        </w:rPr>
        <w:t>.</w:t>
      </w:r>
    </w:p>
    <w:p w14:paraId="1E64273F" w14:textId="62EB20F0" w:rsidR="00396EA8" w:rsidRPr="00BD0B06" w:rsidRDefault="00214E98" w:rsidP="007441AA">
      <w:pPr>
        <w:pStyle w:val="Heading4"/>
        <w:rPr>
          <w:rFonts w:asciiTheme="minorHAnsi" w:hAnsiTheme="minorHAnsi" w:cstheme="minorHAnsi"/>
        </w:rPr>
      </w:pPr>
      <w:r w:rsidRPr="00BD0B06">
        <w:rPr>
          <w:rFonts w:asciiTheme="minorHAnsi" w:hAnsiTheme="minorHAnsi" w:cstheme="minorHAnsi"/>
        </w:rPr>
        <w:t>4</w:t>
      </w:r>
      <w:r w:rsidR="00407A65" w:rsidRPr="00BD0B06">
        <w:rPr>
          <w:rFonts w:asciiTheme="minorHAnsi" w:hAnsiTheme="minorHAnsi" w:cstheme="minorHAnsi"/>
        </w:rPr>
        <w:t>.1.3</w:t>
      </w:r>
      <w:r w:rsidR="00396EA8" w:rsidRPr="00BD0B06">
        <w:rPr>
          <w:rFonts w:asciiTheme="minorHAnsi" w:hAnsiTheme="minorHAnsi" w:cstheme="minorHAnsi"/>
        </w:rPr>
        <w:t xml:space="preserve"> Reagent Properties and</w:t>
      </w:r>
      <w:r w:rsidR="00407A65" w:rsidRPr="00BD0B06">
        <w:rPr>
          <w:rFonts w:asciiTheme="minorHAnsi" w:hAnsiTheme="minorHAnsi" w:cstheme="minorHAnsi"/>
        </w:rPr>
        <w:t xml:space="preserve"> Hazards</w:t>
      </w:r>
    </w:p>
    <w:p w14:paraId="3434EC19" w14:textId="3B9263FE" w:rsidR="00396EA8" w:rsidRPr="00BD0B06" w:rsidRDefault="00396EA8" w:rsidP="00666979">
      <w:pPr>
        <w:rPr>
          <w:rFonts w:cstheme="minorHAnsi"/>
        </w:rPr>
      </w:pPr>
      <w:r w:rsidRPr="00BD0B06">
        <w:rPr>
          <w:rFonts w:cstheme="minorHAnsi"/>
        </w:rPr>
        <w:t>Anhydrous HF is a clear, highly corrosive liquid/gas at room temperature with a boiling point at 19.5°C. HF is also highly toxic (4 on NFPA diamond). It can react with certain metals to release toxic and flammable gases. When it contacts</w:t>
      </w:r>
      <w:del w:id="48" w:author="Raiman, Stephen S" w:date="2021-03-08T12:44:00Z">
        <w:r w:rsidRPr="00BD0B06" w:rsidDel="00CD272D">
          <w:rPr>
            <w:rFonts w:cstheme="minorHAnsi"/>
          </w:rPr>
          <w:delText xml:space="preserve"> with</w:delText>
        </w:r>
      </w:del>
      <w:r w:rsidRPr="00BD0B06">
        <w:rPr>
          <w:rFonts w:cstheme="minorHAnsi"/>
        </w:rPr>
        <w:t xml:space="preserve"> water</w:t>
      </w:r>
      <w:ins w:id="49" w:author="Raiman, Stephen S" w:date="2021-03-08T12:44:00Z">
        <w:r w:rsidR="0057647D" w:rsidRPr="00BD0B06">
          <w:rPr>
            <w:rFonts w:cstheme="minorHAnsi"/>
          </w:rPr>
          <w:t>,</w:t>
        </w:r>
      </w:ins>
      <w:r w:rsidRPr="00BD0B06">
        <w:rPr>
          <w:rFonts w:cstheme="minorHAnsi"/>
        </w:rPr>
        <w:t xml:space="preserve"> hydrofluoric acid is formed</w:t>
      </w:r>
      <w:r w:rsidR="00BB2FF8" w:rsidRPr="00BD0B06">
        <w:rPr>
          <w:rFonts w:cstheme="minorHAnsi"/>
        </w:rPr>
        <w:t xml:space="preserve">, which is even more corrosive. Though not carcinogenic, it </w:t>
      </w:r>
      <w:del w:id="50" w:author="Raiman, Stephen S" w:date="2021-03-08T12:57:00Z">
        <w:r w:rsidR="00BB2FF8" w:rsidRPr="00BD0B06" w:rsidDel="00ED6DA8">
          <w:rPr>
            <w:rFonts w:cstheme="minorHAnsi"/>
          </w:rPr>
          <w:delText xml:space="preserve">will </w:delText>
        </w:r>
      </w:del>
      <w:ins w:id="51" w:author="Raiman, Stephen S" w:date="2021-03-08T12:57:00Z">
        <w:r w:rsidR="00ED6DA8" w:rsidRPr="00BD0B06">
          <w:rPr>
            <w:rFonts w:cstheme="minorHAnsi"/>
          </w:rPr>
          <w:t xml:space="preserve">can </w:t>
        </w:r>
      </w:ins>
      <w:r w:rsidR="00BB2FF8" w:rsidRPr="00BD0B06">
        <w:rPr>
          <w:rFonts w:cstheme="minorHAnsi"/>
        </w:rPr>
        <w:t>cause severe acid burns if contacted with skin and severe lung inflammation and damage if inhaled. Because of its relatively high boiling point, HF can also present a clogging hazard in thin, unheated lines</w:t>
      </w:r>
      <w:r w:rsidR="005B50D3" w:rsidRPr="00BD0B06">
        <w:rPr>
          <w:rFonts w:cstheme="minorHAnsi"/>
        </w:rPr>
        <w:t xml:space="preserve"> </w:t>
      </w:r>
      <w:r w:rsidR="005B50D3" w:rsidRPr="00BD0B06">
        <w:rPr>
          <w:rFonts w:cstheme="minorHAnsi"/>
        </w:rPr>
        <w:fldChar w:fldCharType="begin"/>
      </w:r>
      <w:r w:rsidR="00AF4E58">
        <w:rPr>
          <w:rFonts w:cstheme="minorHAnsi"/>
        </w:rPr>
        <w:instrText xml:space="preserve"> ADDIN ZOTERO_ITEM CSL_CITATION {"citationID":"wKRQl3AM","properties":{"formattedCitation":"[31]","plainCitation":"[31]","noteIndex":0},"citationItems":[{"id":48,"uris":["http://zotero.org/users/8315333/items/937DY5BX",["http://zotero.org/users/8315333/items/937DY5BX"]],"itemData":{"id":48,"type":"report","language":"en","note":"DOI: 10.2172/1017120","number":"PNNL-19793, 1017120","page":"PNNL-19793, 1017120","source":"DOI.org (Crossref)","title":"Assessment of the Use of Nitrogen Trifluoride for Purifying Coolant and Heat Transfer Salts in the Fluoride Salt-Cooled High-Temperature Reactor","URL":"http://www.osti.gov/servlets/purl/1017120-KOwVs5/","author":[{"family":"Scheele","given":"Randall D."},{"family":"Casella","given":"Andrew M."}],"accessed":{"date-parts":[["2021",8,2]]},"issued":{"date-parts":[["2010",9,28]]}}}],"schema":"https://github.com/citation-style-language/schema/raw/master/csl-citation.json"} </w:instrText>
      </w:r>
      <w:r w:rsidR="005B50D3" w:rsidRPr="00BD0B06">
        <w:rPr>
          <w:rFonts w:cstheme="minorHAnsi"/>
        </w:rPr>
        <w:fldChar w:fldCharType="separate"/>
      </w:r>
      <w:r w:rsidR="00BD27E1" w:rsidRPr="00BD27E1">
        <w:rPr>
          <w:rFonts w:ascii="Calibri" w:hAnsi="Calibri" w:cs="Calibri"/>
        </w:rPr>
        <w:t>[31]</w:t>
      </w:r>
      <w:r w:rsidR="005B50D3" w:rsidRPr="00BD0B06">
        <w:rPr>
          <w:rFonts w:cstheme="minorHAnsi"/>
        </w:rPr>
        <w:fldChar w:fldCharType="end"/>
      </w:r>
      <w:r w:rsidR="005B50D3" w:rsidRPr="00BD0B06">
        <w:rPr>
          <w:rFonts w:cstheme="minorHAnsi"/>
        </w:rPr>
        <w:t>.</w:t>
      </w:r>
    </w:p>
    <w:bookmarkEnd w:id="39"/>
    <w:p w14:paraId="086DA109" w14:textId="60199C87" w:rsidR="00BB2FF8" w:rsidRPr="00BD0B06" w:rsidRDefault="00214E98" w:rsidP="007441AA">
      <w:pPr>
        <w:pStyle w:val="Heading4"/>
        <w:rPr>
          <w:rFonts w:asciiTheme="minorHAnsi" w:hAnsiTheme="minorHAnsi" w:cstheme="minorHAnsi"/>
        </w:rPr>
      </w:pPr>
      <w:r w:rsidRPr="00BD0B06">
        <w:rPr>
          <w:rFonts w:asciiTheme="minorHAnsi" w:hAnsiTheme="minorHAnsi" w:cstheme="minorHAnsi"/>
        </w:rPr>
        <w:lastRenderedPageBreak/>
        <w:t>4</w:t>
      </w:r>
      <w:r w:rsidR="00BB2FF8" w:rsidRPr="00BD0B06">
        <w:rPr>
          <w:rFonts w:asciiTheme="minorHAnsi" w:hAnsiTheme="minorHAnsi" w:cstheme="minorHAnsi"/>
        </w:rPr>
        <w:t>.1.4 Reagent Costs</w:t>
      </w:r>
    </w:p>
    <w:p w14:paraId="2A4B0A19" w14:textId="3BF26398" w:rsidR="00766CAA" w:rsidRPr="00BD0B06" w:rsidRDefault="00BB2FF8" w:rsidP="00666979">
      <w:pPr>
        <w:rPr>
          <w:rFonts w:cstheme="minorHAnsi"/>
        </w:rPr>
      </w:pPr>
      <w:r w:rsidRPr="00BD0B06">
        <w:rPr>
          <w:rFonts w:cstheme="minorHAnsi"/>
        </w:rPr>
        <w:t xml:space="preserve">The upfront costs of </w:t>
      </w:r>
      <w:r w:rsidR="008F13A6" w:rsidRPr="00BD0B06">
        <w:rPr>
          <w:rFonts w:cstheme="minorHAnsi"/>
        </w:rPr>
        <w:t>HF are relatively low, but due to its relatively high boiling point</w:t>
      </w:r>
      <w:r w:rsidR="00766CAA" w:rsidRPr="00BD0B06">
        <w:rPr>
          <w:rFonts w:cstheme="minorHAnsi"/>
        </w:rPr>
        <w:t>,</w:t>
      </w:r>
      <w:r w:rsidR="008F13A6" w:rsidRPr="00BD0B06">
        <w:rPr>
          <w:rFonts w:cstheme="minorHAnsi"/>
        </w:rPr>
        <w:t xml:space="preserve"> </w:t>
      </w:r>
      <w:del w:id="52" w:author="Raiman, Stephen S" w:date="2021-03-08T12:58:00Z">
        <w:r w:rsidR="008F13A6" w:rsidRPr="00BD0B06" w:rsidDel="00ED6DA8">
          <w:rPr>
            <w:rFonts w:cstheme="minorHAnsi"/>
          </w:rPr>
          <w:delText>heat trace</w:delText>
        </w:r>
      </w:del>
      <w:ins w:id="53" w:author="Raiman, Stephen S" w:date="2021-03-08T12:58:00Z">
        <w:r w:rsidR="00ED6DA8" w:rsidRPr="00BD0B06">
          <w:rPr>
            <w:rFonts w:cstheme="minorHAnsi"/>
          </w:rPr>
          <w:t>trace heating</w:t>
        </w:r>
      </w:ins>
      <w:r w:rsidR="008F13A6" w:rsidRPr="00BD0B06">
        <w:rPr>
          <w:rFonts w:cstheme="minorHAnsi"/>
        </w:rPr>
        <w:t xml:space="preserve"> on lines is necessary to minimize clogging issues. Its high corrosivity also means that structural elements will likely need to be replaced occasionally.</w:t>
      </w:r>
    </w:p>
    <w:p w14:paraId="3AF39CDA" w14:textId="20A8E1CF" w:rsidR="00766CAA" w:rsidRPr="00BD0B06" w:rsidRDefault="00214E98" w:rsidP="007441AA">
      <w:pPr>
        <w:pStyle w:val="Heading3"/>
        <w:rPr>
          <w:rFonts w:asciiTheme="minorHAnsi" w:hAnsiTheme="minorHAnsi" w:cstheme="minorHAnsi"/>
        </w:rPr>
      </w:pPr>
      <w:bookmarkStart w:id="54" w:name="_Toc92120920"/>
      <w:r w:rsidRPr="00BD0B06">
        <w:rPr>
          <w:rFonts w:asciiTheme="minorHAnsi" w:hAnsiTheme="minorHAnsi" w:cstheme="minorHAnsi"/>
        </w:rPr>
        <w:t>4</w:t>
      </w:r>
      <w:r w:rsidR="00766CAA" w:rsidRPr="00BD0B06">
        <w:rPr>
          <w:rFonts w:asciiTheme="minorHAnsi" w:hAnsiTheme="minorHAnsi" w:cstheme="minorHAnsi"/>
        </w:rPr>
        <w:t>.2 NF</w:t>
      </w:r>
      <w:r w:rsidR="00766CAA" w:rsidRPr="00BD0B06">
        <w:rPr>
          <w:rFonts w:asciiTheme="minorHAnsi" w:hAnsiTheme="minorHAnsi" w:cstheme="minorHAnsi"/>
          <w:vertAlign w:val="subscript"/>
        </w:rPr>
        <w:t>3</w:t>
      </w:r>
      <w:r w:rsidR="00766CAA" w:rsidRPr="00BD0B06">
        <w:rPr>
          <w:rFonts w:asciiTheme="minorHAnsi" w:hAnsiTheme="minorHAnsi" w:cstheme="minorHAnsi"/>
        </w:rPr>
        <w:t>-H</w:t>
      </w:r>
      <w:r w:rsidR="00766CAA" w:rsidRPr="00BD0B06">
        <w:rPr>
          <w:rFonts w:asciiTheme="minorHAnsi" w:hAnsiTheme="minorHAnsi" w:cstheme="minorHAnsi"/>
          <w:vertAlign w:val="subscript"/>
        </w:rPr>
        <w:t>2</w:t>
      </w:r>
      <w:r w:rsidR="00766CAA" w:rsidRPr="00BD0B06">
        <w:rPr>
          <w:rFonts w:asciiTheme="minorHAnsi" w:hAnsiTheme="minorHAnsi" w:cstheme="minorHAnsi"/>
        </w:rPr>
        <w:t xml:space="preserve"> Sparging</w:t>
      </w:r>
      <w:r w:rsidR="00382254" w:rsidRPr="00BD0B06">
        <w:rPr>
          <w:rFonts w:asciiTheme="minorHAnsi" w:hAnsiTheme="minorHAnsi" w:cstheme="minorHAnsi"/>
        </w:rPr>
        <w:t>/</w:t>
      </w:r>
      <w:r w:rsidR="005F4587" w:rsidRPr="00BD0B06">
        <w:rPr>
          <w:rFonts w:asciiTheme="minorHAnsi" w:hAnsiTheme="minorHAnsi" w:cstheme="minorHAnsi"/>
        </w:rPr>
        <w:t>NF</w:t>
      </w:r>
      <w:r w:rsidR="005F4587" w:rsidRPr="00BD0B06">
        <w:rPr>
          <w:rFonts w:asciiTheme="minorHAnsi" w:hAnsiTheme="minorHAnsi" w:cstheme="minorHAnsi"/>
          <w:vertAlign w:val="subscript"/>
        </w:rPr>
        <w:t>3</w:t>
      </w:r>
      <w:r w:rsidR="005F4587" w:rsidRPr="00BD0B06">
        <w:rPr>
          <w:rFonts w:asciiTheme="minorHAnsi" w:hAnsiTheme="minorHAnsi" w:cstheme="minorHAnsi"/>
        </w:rPr>
        <w:t xml:space="preserve"> </w:t>
      </w:r>
      <w:r w:rsidR="00382254" w:rsidRPr="00BD0B06">
        <w:rPr>
          <w:rFonts w:asciiTheme="minorHAnsi" w:hAnsiTheme="minorHAnsi" w:cstheme="minorHAnsi"/>
        </w:rPr>
        <w:t>Baking</w:t>
      </w:r>
      <w:bookmarkEnd w:id="54"/>
    </w:p>
    <w:p w14:paraId="66D4185F" w14:textId="209C1388" w:rsidR="00766CAA" w:rsidRPr="00BD0B06" w:rsidRDefault="00766CAA" w:rsidP="00666979">
      <w:pPr>
        <w:rPr>
          <w:rFonts w:cstheme="minorHAnsi"/>
        </w:rPr>
      </w:pPr>
      <w:r w:rsidRPr="00BD0B06">
        <w:rPr>
          <w:rFonts w:cstheme="minorHAnsi"/>
        </w:rPr>
        <w:t>Although it has never been used before, NF</w:t>
      </w:r>
      <w:r w:rsidRPr="00BD0B06">
        <w:rPr>
          <w:rFonts w:cstheme="minorHAnsi"/>
          <w:vertAlign w:val="subscript"/>
        </w:rPr>
        <w:t>3</w:t>
      </w:r>
      <w:r w:rsidRPr="00BD0B06">
        <w:rPr>
          <w:rFonts w:cstheme="minorHAnsi"/>
        </w:rPr>
        <w:t xml:space="preserve"> has several theoretical benefits over HF as a fluorinating agent, and thus may be a viable </w:t>
      </w:r>
      <w:commentRangeStart w:id="55"/>
      <w:r w:rsidRPr="00BD0B06">
        <w:rPr>
          <w:rFonts w:cstheme="minorHAnsi"/>
        </w:rPr>
        <w:t>replacement</w:t>
      </w:r>
      <w:commentRangeEnd w:id="55"/>
      <w:r w:rsidR="00ED6DA8" w:rsidRPr="00BD0B06">
        <w:rPr>
          <w:rStyle w:val="CommentReference"/>
          <w:rFonts w:cstheme="minorHAnsi"/>
        </w:rPr>
        <w:commentReference w:id="55"/>
      </w:r>
      <w:r w:rsidRPr="00BD0B06">
        <w:rPr>
          <w:rFonts w:cstheme="minorHAnsi"/>
        </w:rPr>
        <w:t>.</w:t>
      </w:r>
      <w:r w:rsidR="00720065" w:rsidRPr="00BD0B06">
        <w:rPr>
          <w:rFonts w:cstheme="minorHAnsi"/>
        </w:rPr>
        <w:t xml:space="preserve"> </w:t>
      </w:r>
      <w:proofErr w:type="gramStart"/>
      <w:r w:rsidR="005513A2" w:rsidRPr="00BD0B06">
        <w:rPr>
          <w:rFonts w:cstheme="minorHAnsi"/>
        </w:rPr>
        <w:t>NF</w:t>
      </w:r>
      <w:r w:rsidR="005513A2" w:rsidRPr="00BD0B06">
        <w:rPr>
          <w:rFonts w:cstheme="minorHAnsi"/>
          <w:vertAlign w:val="subscript"/>
        </w:rPr>
        <w:t>3</w:t>
      </w:r>
      <w:proofErr w:type="gramEnd"/>
      <w:r w:rsidR="005513A2" w:rsidRPr="00BD0B06">
        <w:rPr>
          <w:rFonts w:cstheme="minorHAnsi"/>
        </w:rPr>
        <w:t xml:space="preserve"> lack of use means that there is no </w:t>
      </w:r>
      <w:r w:rsidR="003A0D7B" w:rsidRPr="00BD0B06">
        <w:rPr>
          <w:rFonts w:cstheme="minorHAnsi"/>
        </w:rPr>
        <w:t>experimental data to compare</w:t>
      </w:r>
      <w:r w:rsidR="000E4A46" w:rsidRPr="00BD0B06">
        <w:rPr>
          <w:rFonts w:cstheme="minorHAnsi"/>
        </w:rPr>
        <w:t>,</w:t>
      </w:r>
      <w:r w:rsidR="003A0D7B" w:rsidRPr="00BD0B06">
        <w:rPr>
          <w:rFonts w:cstheme="minorHAnsi"/>
        </w:rPr>
        <w:t xml:space="preserve"> so </w:t>
      </w:r>
      <w:r w:rsidR="000E4A46" w:rsidRPr="00BD0B06">
        <w:rPr>
          <w:rFonts w:cstheme="minorHAnsi"/>
        </w:rPr>
        <w:t xml:space="preserve">simulations by </w:t>
      </w:r>
      <w:r w:rsidR="006C6C1D" w:rsidRPr="00BD0B06">
        <w:rPr>
          <w:rFonts w:cstheme="minorHAnsi"/>
        </w:rPr>
        <w:t>Scheele</w:t>
      </w:r>
      <w:r w:rsidR="000E4A46" w:rsidRPr="00BD0B06">
        <w:rPr>
          <w:rFonts w:cstheme="minorHAnsi"/>
        </w:rPr>
        <w:t xml:space="preserve"> et all are the only source of data. </w:t>
      </w:r>
      <w:r w:rsidR="006E714D" w:rsidRPr="00BD0B06">
        <w:rPr>
          <w:rFonts w:cstheme="minorHAnsi"/>
        </w:rPr>
        <w:t>This also means that there is no known preference for using NF</w:t>
      </w:r>
      <w:r w:rsidR="006E714D" w:rsidRPr="00BD0B06">
        <w:rPr>
          <w:rFonts w:cstheme="minorHAnsi"/>
          <w:vertAlign w:val="subscript"/>
        </w:rPr>
        <w:t>3</w:t>
      </w:r>
      <w:r w:rsidR="006E714D" w:rsidRPr="00BD0B06">
        <w:rPr>
          <w:rFonts w:cstheme="minorHAnsi"/>
        </w:rPr>
        <w:t xml:space="preserve"> with molten or solid salt.</w:t>
      </w:r>
    </w:p>
    <w:p w14:paraId="14DC396C" w14:textId="2B4765EA" w:rsidR="00766CAA" w:rsidRPr="00BD0B06" w:rsidRDefault="00214E98" w:rsidP="007441AA">
      <w:pPr>
        <w:pStyle w:val="Heading4"/>
        <w:rPr>
          <w:rFonts w:asciiTheme="minorHAnsi" w:hAnsiTheme="minorHAnsi" w:cstheme="minorHAnsi"/>
        </w:rPr>
      </w:pPr>
      <w:r w:rsidRPr="00BD0B06">
        <w:rPr>
          <w:rFonts w:asciiTheme="minorHAnsi" w:hAnsiTheme="minorHAnsi" w:cstheme="minorHAnsi"/>
        </w:rPr>
        <w:t>4</w:t>
      </w:r>
      <w:r w:rsidR="00766CAA" w:rsidRPr="00BD0B06">
        <w:rPr>
          <w:rFonts w:asciiTheme="minorHAnsi" w:hAnsiTheme="minorHAnsi" w:cstheme="minorHAnsi"/>
        </w:rPr>
        <w:t>.2.1 Chemistry</w:t>
      </w:r>
      <w:r w:rsidR="004429A4" w:rsidRPr="00BD0B06">
        <w:rPr>
          <w:rFonts w:asciiTheme="minorHAnsi" w:hAnsiTheme="minorHAnsi" w:cstheme="minorHAnsi"/>
        </w:rPr>
        <w:t xml:space="preserve"> and Thermodynamics</w:t>
      </w:r>
    </w:p>
    <w:p w14:paraId="551D09A1" w14:textId="0F414750" w:rsidR="003A7B0C" w:rsidRPr="00BD0B06" w:rsidRDefault="00741D2E" w:rsidP="00666979">
      <w:pPr>
        <w:rPr>
          <w:rFonts w:cstheme="minorHAnsi"/>
        </w:rPr>
      </w:pPr>
      <w:r w:rsidRPr="00BD0B06">
        <w:rPr>
          <w:rFonts w:cstheme="minorHAnsi"/>
        </w:rPr>
        <w:t>Equations 1</w:t>
      </w:r>
      <w:r w:rsidR="00A707CD" w:rsidRPr="00BD0B06">
        <w:rPr>
          <w:rFonts w:cstheme="minorHAnsi"/>
        </w:rPr>
        <w:t>5</w:t>
      </w:r>
      <w:r w:rsidRPr="00BD0B06">
        <w:rPr>
          <w:rFonts w:cstheme="minorHAnsi"/>
        </w:rPr>
        <w:t xml:space="preserve"> and 1</w:t>
      </w:r>
      <w:r w:rsidR="00A707CD" w:rsidRPr="00BD0B06">
        <w:rPr>
          <w:rFonts w:cstheme="minorHAnsi"/>
        </w:rPr>
        <w:t>6</w:t>
      </w:r>
      <w:r w:rsidRPr="00BD0B06">
        <w:rPr>
          <w:rFonts w:cstheme="minorHAnsi"/>
        </w:rPr>
        <w:t xml:space="preserve"> show the general reaction format for the reaction between HF</w:t>
      </w:r>
      <w:r w:rsidRPr="00BD0B06">
        <w:rPr>
          <w:rFonts w:cstheme="minorHAnsi"/>
          <w:vertAlign w:val="subscript"/>
        </w:rPr>
        <w:t>3</w:t>
      </w:r>
      <w:r w:rsidRPr="00BD0B06">
        <w:rPr>
          <w:rFonts w:cstheme="minorHAnsi"/>
        </w:rPr>
        <w:t xml:space="preserve"> and </w:t>
      </w:r>
      <w:proofErr w:type="gramStart"/>
      <w:r w:rsidRPr="00BD0B06">
        <w:rPr>
          <w:rFonts w:cstheme="minorHAnsi"/>
        </w:rPr>
        <w:t>a component</w:t>
      </w:r>
      <w:proofErr w:type="gramEnd"/>
      <w:r w:rsidRPr="00BD0B06">
        <w:rPr>
          <w:rFonts w:cstheme="minorHAnsi"/>
        </w:rPr>
        <w:t xml:space="preserve"> salt oxide and </w:t>
      </w:r>
      <w:r w:rsidR="000D1D5E" w:rsidRPr="00BD0B06">
        <w:rPr>
          <w:rFonts w:cstheme="minorHAnsi"/>
        </w:rPr>
        <w:t>hydroxide,</w:t>
      </w:r>
      <w:r w:rsidRPr="00BD0B06">
        <w:rPr>
          <w:rFonts w:cstheme="minorHAnsi"/>
        </w:rPr>
        <w:t xml:space="preserve"> </w:t>
      </w:r>
      <w:r w:rsidR="00C11A53" w:rsidRPr="00BD0B06">
        <w:rPr>
          <w:rFonts w:cstheme="minorHAnsi"/>
        </w:rPr>
        <w:t>respectively</w:t>
      </w:r>
      <w:r w:rsidRPr="00BD0B06">
        <w:rPr>
          <w:rFonts w:cstheme="minorHAnsi"/>
        </w:rPr>
        <w:t>.</w:t>
      </w:r>
    </w:p>
    <w:p w14:paraId="303AEEF8" w14:textId="5912E6E4" w:rsidR="006F38FF" w:rsidRPr="00BD0B06" w:rsidRDefault="00405454" w:rsidP="00666979">
      <w:pPr>
        <w:rPr>
          <w:rFonts w:eastAsiaTheme="minorEastAsia" w:cstheme="minorHAnsi"/>
        </w:rPr>
      </w:pPr>
      <m:oMathPara>
        <m:oMathParaPr>
          <m:jc m:val="right"/>
        </m:oMathParaPr>
        <m:oMath>
          <m:r>
            <m:rPr>
              <m:sty m:val="p"/>
            </m:rPr>
            <w:rPr>
              <w:rFonts w:ascii="Cambria Math" w:hAnsi="Cambria Math" w:cstheme="minorHAnsi"/>
            </w:rPr>
            <m:t>3y</m:t>
          </m:r>
          <m:sSub>
            <m:sSubPr>
              <m:ctrlPr>
                <w:rPr>
                  <w:rFonts w:ascii="Cambria Math" w:hAnsi="Cambria Math" w:cstheme="minorHAnsi"/>
                  <w:iCs/>
                </w:rPr>
              </m:ctrlPr>
            </m:sSubPr>
            <m:e>
              <m:r>
                <m:rPr>
                  <m:sty m:val="p"/>
                </m:rPr>
                <w:rPr>
                  <w:rFonts w:ascii="Cambria Math" w:hAnsi="Cambria Math" w:cstheme="minorHAnsi"/>
                </w:rPr>
                <m:t>X</m:t>
              </m:r>
            </m:e>
            <m:sub>
              <m:r>
                <m:rPr>
                  <m:sty m:val="p"/>
                </m:rPr>
                <w:rPr>
                  <w:rFonts w:ascii="Cambria Math" w:hAnsi="Cambria Math" w:cstheme="minorHAnsi"/>
                </w:rPr>
                <m:t>y</m:t>
              </m:r>
            </m:sub>
          </m:sSub>
          <m:r>
            <m:rPr>
              <m:sty m:val="p"/>
            </m:rPr>
            <w:rPr>
              <w:rFonts w:ascii="Cambria Math" w:hAnsi="Cambria Math" w:cstheme="minorHAnsi"/>
            </w:rPr>
            <m:t>O+2N</m:t>
          </m:r>
          <m:sSub>
            <m:sSubPr>
              <m:ctrlPr>
                <w:rPr>
                  <w:rFonts w:ascii="Cambria Math" w:hAnsi="Cambria Math" w:cstheme="minorHAnsi"/>
                  <w:iCs/>
                </w:rPr>
              </m:ctrlPr>
            </m:sSubPr>
            <m:e>
              <m:r>
                <m:rPr>
                  <m:sty m:val="p"/>
                </m:rPr>
                <w:rPr>
                  <w:rFonts w:ascii="Cambria Math" w:hAnsi="Cambria Math" w:cstheme="minorHAnsi"/>
                </w:rPr>
                <m:t>F</m:t>
              </m:r>
            </m:e>
            <m:sub>
              <m:r>
                <m:rPr>
                  <m:sty m:val="p"/>
                </m:rPr>
                <w:rPr>
                  <w:rFonts w:ascii="Cambria Math" w:hAnsi="Cambria Math" w:cstheme="minorHAnsi"/>
                </w:rPr>
                <m:t>3</m:t>
              </m:r>
            </m:sub>
          </m:sSub>
          <m:r>
            <m:rPr>
              <m:sty m:val="p"/>
            </m:rPr>
            <w:rPr>
              <w:rFonts w:ascii="Cambria Math" w:hAnsi="Cambria Math" w:cstheme="minorHAnsi"/>
            </w:rPr>
            <m:t>→3yX</m:t>
          </m:r>
          <m:sSub>
            <m:sSubPr>
              <m:ctrlPr>
                <w:rPr>
                  <w:rFonts w:ascii="Cambria Math" w:hAnsi="Cambria Math" w:cstheme="minorHAnsi"/>
                  <w:iCs/>
                </w:rPr>
              </m:ctrlPr>
            </m:sSubPr>
            <m:e>
              <m:r>
                <m:rPr>
                  <m:sty m:val="p"/>
                </m:rPr>
                <w:rPr>
                  <w:rFonts w:ascii="Cambria Math" w:hAnsi="Cambria Math" w:cstheme="minorHAnsi"/>
                </w:rPr>
                <m:t>F</m:t>
              </m:r>
            </m:e>
            <m:sub>
              <m:r>
                <m:rPr>
                  <m:sty m:val="p"/>
                </m:rPr>
                <w:rPr>
                  <w:rFonts w:ascii="Cambria Math" w:hAnsi="Cambria Math" w:cstheme="minorHAnsi"/>
                </w:rPr>
                <m:t>3-y</m:t>
              </m:r>
            </m:sub>
          </m:sSub>
          <m:r>
            <m:rPr>
              <m:sty m:val="p"/>
            </m:rPr>
            <w:rPr>
              <w:rFonts w:ascii="Cambria Math" w:hAnsi="Cambria Math" w:cstheme="minorHAnsi"/>
            </w:rPr>
            <m:t>+</m:t>
          </m:r>
          <m:sSub>
            <m:sSubPr>
              <m:ctrlPr>
                <w:rPr>
                  <w:rFonts w:ascii="Cambria Math" w:hAnsi="Cambria Math" w:cstheme="minorHAnsi"/>
                  <w:iCs/>
                </w:rPr>
              </m:ctrlPr>
            </m:sSubPr>
            <m:e>
              <m:r>
                <m:rPr>
                  <m:sty m:val="p"/>
                </m:rPr>
                <w:rPr>
                  <w:rFonts w:ascii="Cambria Math" w:hAnsi="Cambria Math" w:cstheme="minorHAnsi"/>
                </w:rPr>
                <m:t>N</m:t>
              </m:r>
            </m:e>
            <m:sub>
              <m:r>
                <m:rPr>
                  <m:sty m:val="p"/>
                </m:rPr>
                <w:rPr>
                  <w:rFonts w:ascii="Cambria Math" w:hAnsi="Cambria Math" w:cstheme="minorHAnsi"/>
                </w:rPr>
                <m:t>2</m:t>
              </m:r>
            </m:sub>
          </m:sSub>
          <m:r>
            <m:rPr>
              <m:sty m:val="p"/>
            </m:rPr>
            <w:rPr>
              <w:rFonts w:ascii="Cambria Math" w:hAnsi="Cambria Math" w:cstheme="minorHAnsi"/>
            </w:rPr>
            <m:t>+1.5</m:t>
          </m:r>
          <m:sSub>
            <m:sSubPr>
              <m:ctrlPr>
                <w:rPr>
                  <w:rFonts w:ascii="Cambria Math" w:hAnsi="Cambria Math" w:cstheme="minorHAnsi"/>
                  <w:iCs/>
                </w:rPr>
              </m:ctrlPr>
            </m:sSubPr>
            <m:e>
              <m:r>
                <m:rPr>
                  <m:sty m:val="p"/>
                </m:rPr>
                <w:rPr>
                  <w:rFonts w:ascii="Cambria Math" w:hAnsi="Cambria Math" w:cstheme="minorHAnsi"/>
                </w:rPr>
                <m:t>O</m:t>
              </m:r>
            </m:e>
            <m:sub>
              <m:r>
                <m:rPr>
                  <m:sty m:val="p"/>
                </m:rPr>
                <w:rPr>
                  <w:rFonts w:ascii="Cambria Math" w:hAnsi="Cambria Math" w:cstheme="minorHAnsi"/>
                </w:rPr>
                <m:t>2</m:t>
              </m:r>
            </m:sub>
          </m:sSub>
          <m:r>
            <m:rPr>
              <m:sty m:val="p"/>
            </m:rPr>
            <w:rPr>
              <w:rFonts w:ascii="Cambria Math" w:eastAsiaTheme="minorEastAsia" w:hAnsi="Cambria Math" w:cstheme="minorHAnsi"/>
            </w:rPr>
            <m:t xml:space="preserve"> </m:t>
          </m:r>
          <m:r>
            <w:rPr>
              <w:rFonts w:ascii="Cambria Math" w:eastAsiaTheme="minorEastAsia" w:hAnsi="Cambria Math" w:cstheme="minorHAnsi"/>
            </w:rPr>
            <m:t xml:space="preserve">                                                  (15)</m:t>
          </m:r>
        </m:oMath>
      </m:oMathPara>
    </w:p>
    <w:p w14:paraId="06E85643" w14:textId="508F46F2" w:rsidR="00AC14CD" w:rsidRPr="00BD0B06" w:rsidRDefault="0073530A" w:rsidP="00666979">
      <w:pPr>
        <w:rPr>
          <w:rFonts w:eastAsiaTheme="minorEastAsia" w:cstheme="minorHAnsi"/>
        </w:rPr>
      </w:pPr>
      <m:oMathPara>
        <m:oMathParaPr>
          <m:jc m:val="right"/>
        </m:oMathParaPr>
        <m:oMath>
          <m:r>
            <m:rPr>
              <m:sty m:val="p"/>
            </m:rPr>
            <w:rPr>
              <w:rFonts w:ascii="Cambria Math" w:hAnsi="Cambria Math" w:cstheme="minorHAnsi"/>
            </w:rPr>
            <m:t>3(3-y)</m:t>
          </m:r>
          <m:sSub>
            <m:sSubPr>
              <m:ctrlPr>
                <w:rPr>
                  <w:rFonts w:ascii="Cambria Math" w:hAnsi="Cambria Math" w:cstheme="minorHAnsi"/>
                  <w:iCs/>
                </w:rPr>
              </m:ctrlPr>
            </m:sSubPr>
            <m:e>
              <m:r>
                <m:rPr>
                  <m:sty m:val="p"/>
                </m:rPr>
                <w:rPr>
                  <w:rFonts w:ascii="Cambria Math" w:hAnsi="Cambria Math" w:cstheme="minorHAnsi"/>
                </w:rPr>
                <m:t>X</m:t>
              </m:r>
              <m:d>
                <m:dPr>
                  <m:ctrlPr>
                    <w:rPr>
                      <w:rFonts w:ascii="Cambria Math" w:hAnsi="Cambria Math" w:cstheme="minorHAnsi"/>
                      <w:iCs/>
                    </w:rPr>
                  </m:ctrlPr>
                </m:dPr>
                <m:e>
                  <m:r>
                    <m:rPr>
                      <m:sty m:val="p"/>
                    </m:rPr>
                    <w:rPr>
                      <w:rFonts w:ascii="Cambria Math" w:hAnsi="Cambria Math" w:cstheme="minorHAnsi"/>
                    </w:rPr>
                    <m:t>OH</m:t>
                  </m:r>
                </m:e>
              </m:d>
            </m:e>
            <m:sub>
              <m:r>
                <m:rPr>
                  <m:sty m:val="p"/>
                </m:rPr>
                <w:rPr>
                  <w:rFonts w:ascii="Cambria Math" w:hAnsi="Cambria Math" w:cstheme="minorHAnsi"/>
                </w:rPr>
                <m:t>y</m:t>
              </m:r>
            </m:sub>
          </m:sSub>
          <m:r>
            <m:rPr>
              <m:sty m:val="p"/>
            </m:rPr>
            <w:rPr>
              <w:rFonts w:ascii="Cambria Math" w:hAnsi="Cambria Math" w:cstheme="minorHAnsi"/>
            </w:rPr>
            <m:t>+2N</m:t>
          </m:r>
          <m:sSub>
            <m:sSubPr>
              <m:ctrlPr>
                <w:rPr>
                  <w:rFonts w:ascii="Cambria Math" w:hAnsi="Cambria Math" w:cstheme="minorHAnsi"/>
                  <w:iCs/>
                </w:rPr>
              </m:ctrlPr>
            </m:sSubPr>
            <m:e>
              <m:r>
                <m:rPr>
                  <m:sty m:val="p"/>
                </m:rPr>
                <w:rPr>
                  <w:rFonts w:ascii="Cambria Math" w:hAnsi="Cambria Math" w:cstheme="minorHAnsi"/>
                </w:rPr>
                <m:t>F</m:t>
              </m:r>
            </m:e>
            <m:sub>
              <m:r>
                <m:rPr>
                  <m:sty m:val="p"/>
                </m:rPr>
                <w:rPr>
                  <w:rFonts w:ascii="Cambria Math" w:hAnsi="Cambria Math" w:cstheme="minorHAnsi"/>
                </w:rPr>
                <m:t>3</m:t>
              </m:r>
            </m:sub>
          </m:sSub>
          <m:r>
            <m:rPr>
              <m:sty m:val="p"/>
            </m:rPr>
            <w:rPr>
              <w:rFonts w:ascii="Cambria Math" w:hAnsi="Cambria Math" w:cstheme="minorHAnsi"/>
            </w:rPr>
            <m:t>→3(3-y)X</m:t>
          </m:r>
          <m:sSub>
            <m:sSubPr>
              <m:ctrlPr>
                <w:rPr>
                  <w:rFonts w:ascii="Cambria Math" w:hAnsi="Cambria Math" w:cstheme="minorHAnsi"/>
                  <w:iCs/>
                </w:rPr>
              </m:ctrlPr>
            </m:sSubPr>
            <m:e>
              <m:r>
                <m:rPr>
                  <m:sty m:val="p"/>
                </m:rPr>
                <w:rPr>
                  <w:rFonts w:ascii="Cambria Math" w:hAnsi="Cambria Math" w:cstheme="minorHAnsi"/>
                </w:rPr>
                <m:t>F</m:t>
              </m:r>
            </m:e>
            <m:sub>
              <m:r>
                <m:rPr>
                  <m:sty m:val="p"/>
                </m:rPr>
                <w:rPr>
                  <w:rFonts w:ascii="Cambria Math" w:hAnsi="Cambria Math" w:cstheme="minorHAnsi"/>
                </w:rPr>
                <m:t>y</m:t>
              </m:r>
            </m:sub>
          </m:sSub>
          <m:r>
            <m:rPr>
              <m:sty m:val="p"/>
            </m:rPr>
            <w:rPr>
              <w:rFonts w:ascii="Cambria Math" w:hAnsi="Cambria Math" w:cstheme="minorHAnsi"/>
            </w:rPr>
            <m:t>+</m:t>
          </m:r>
          <m:sSub>
            <m:sSubPr>
              <m:ctrlPr>
                <w:rPr>
                  <w:rFonts w:ascii="Cambria Math" w:hAnsi="Cambria Math" w:cstheme="minorHAnsi"/>
                  <w:iCs/>
                </w:rPr>
              </m:ctrlPr>
            </m:sSubPr>
            <m:e>
              <m:r>
                <m:rPr>
                  <m:sty m:val="p"/>
                </m:rPr>
                <w:rPr>
                  <w:rFonts w:ascii="Cambria Math" w:hAnsi="Cambria Math" w:cstheme="minorHAnsi"/>
                </w:rPr>
                <m:t>N</m:t>
              </m:r>
            </m:e>
            <m:sub>
              <m:r>
                <m:rPr>
                  <m:sty m:val="p"/>
                </m:rPr>
                <w:rPr>
                  <w:rFonts w:ascii="Cambria Math" w:hAnsi="Cambria Math" w:cstheme="minorHAnsi"/>
                </w:rPr>
                <m:t>2</m:t>
              </m:r>
            </m:sub>
          </m:sSub>
          <m:r>
            <m:rPr>
              <m:sty m:val="p"/>
            </m:rPr>
            <w:rPr>
              <w:rFonts w:ascii="Cambria Math" w:hAnsi="Cambria Math" w:cstheme="minorHAnsi"/>
            </w:rPr>
            <m:t>+3</m:t>
          </m:r>
          <m:sSub>
            <m:sSubPr>
              <m:ctrlPr>
                <w:rPr>
                  <w:rFonts w:ascii="Cambria Math" w:hAnsi="Cambria Math" w:cstheme="minorHAnsi"/>
                  <w:iCs/>
                </w:rPr>
              </m:ctrlPr>
            </m:sSubPr>
            <m:e>
              <m:r>
                <m:rPr>
                  <m:sty m:val="p"/>
                </m:rPr>
                <w:rPr>
                  <w:rFonts w:ascii="Cambria Math" w:hAnsi="Cambria Math" w:cstheme="minorHAnsi"/>
                </w:rPr>
                <m:t>H</m:t>
              </m:r>
            </m:e>
            <m:sub>
              <m:r>
                <m:rPr>
                  <m:sty m:val="p"/>
                </m:rPr>
                <w:rPr>
                  <w:rFonts w:ascii="Cambria Math" w:hAnsi="Cambria Math" w:cstheme="minorHAnsi"/>
                </w:rPr>
                <m:t>2</m:t>
              </m:r>
            </m:sub>
          </m:sSub>
          <m:r>
            <m:rPr>
              <m:sty m:val="p"/>
            </m:rPr>
            <w:rPr>
              <w:rFonts w:ascii="Cambria Math" w:hAnsi="Cambria Math" w:cstheme="minorHAnsi"/>
            </w:rPr>
            <m:t>O+1.5</m:t>
          </m:r>
          <m:sSub>
            <m:sSubPr>
              <m:ctrlPr>
                <w:rPr>
                  <w:rFonts w:ascii="Cambria Math" w:hAnsi="Cambria Math" w:cstheme="minorHAnsi"/>
                  <w:iCs/>
                </w:rPr>
              </m:ctrlPr>
            </m:sSubPr>
            <m:e>
              <m:r>
                <m:rPr>
                  <m:sty m:val="p"/>
                </m:rPr>
                <w:rPr>
                  <w:rFonts w:ascii="Cambria Math" w:hAnsi="Cambria Math" w:cstheme="minorHAnsi"/>
                </w:rPr>
                <m:t>O</m:t>
              </m:r>
            </m:e>
            <m:sub>
              <m:r>
                <m:rPr>
                  <m:sty m:val="p"/>
                </m:rPr>
                <w:rPr>
                  <w:rFonts w:ascii="Cambria Math" w:hAnsi="Cambria Math" w:cstheme="minorHAnsi"/>
                </w:rPr>
                <m:t>2</m:t>
              </m:r>
            </m:sub>
          </m:sSub>
          <m:r>
            <w:rPr>
              <w:rFonts w:ascii="Cambria Math" w:eastAsiaTheme="minorEastAsia" w:hAnsi="Cambria Math" w:cstheme="minorHAnsi"/>
            </w:rPr>
            <m:t xml:space="preserve">                               (16)</m:t>
          </m:r>
        </m:oMath>
      </m:oMathPara>
    </w:p>
    <w:p w14:paraId="7A789DFC" w14:textId="30389C1A" w:rsidR="006B35A1" w:rsidRPr="00BD0B06" w:rsidRDefault="00C608EC" w:rsidP="00DB6C9D">
      <w:pPr>
        <w:rPr>
          <w:rFonts w:eastAsiaTheme="minorEastAsia" w:cstheme="minorHAnsi"/>
        </w:rPr>
      </w:pPr>
      <w:r w:rsidRPr="00BD0B06">
        <w:rPr>
          <w:rFonts w:eastAsiaTheme="minorEastAsia" w:cstheme="minorHAnsi"/>
        </w:rPr>
        <w:t xml:space="preserve">As demonstrated by Scheele et all [9] </w:t>
      </w:r>
      <w:r w:rsidR="002157E2" w:rsidRPr="00BD0B06">
        <w:rPr>
          <w:rFonts w:eastAsiaTheme="minorEastAsia" w:cstheme="minorHAnsi"/>
        </w:rPr>
        <w:t>NF</w:t>
      </w:r>
      <w:r w:rsidR="002157E2" w:rsidRPr="00BD0B06">
        <w:rPr>
          <w:rFonts w:eastAsiaTheme="minorEastAsia" w:cstheme="minorHAnsi"/>
          <w:vertAlign w:val="subscript"/>
        </w:rPr>
        <w:t>3</w:t>
      </w:r>
      <w:r w:rsidR="002157E2" w:rsidRPr="00BD0B06">
        <w:rPr>
          <w:rFonts w:eastAsiaTheme="minorEastAsia" w:cstheme="minorHAnsi"/>
        </w:rPr>
        <w:t xml:space="preserve"> is </w:t>
      </w:r>
      <w:r w:rsidR="0030245C" w:rsidRPr="00BD0B06">
        <w:rPr>
          <w:rFonts w:eastAsiaTheme="minorEastAsia" w:cstheme="minorHAnsi"/>
        </w:rPr>
        <w:t xml:space="preserve">a more </w:t>
      </w:r>
      <w:r w:rsidR="002157E2" w:rsidRPr="00BD0B06">
        <w:rPr>
          <w:rFonts w:eastAsiaTheme="minorEastAsia" w:cstheme="minorHAnsi"/>
        </w:rPr>
        <w:t>thermodynam</w:t>
      </w:r>
      <w:r w:rsidR="00E32F7C" w:rsidRPr="00BD0B06">
        <w:rPr>
          <w:rFonts w:eastAsiaTheme="minorEastAsia" w:cstheme="minorHAnsi"/>
        </w:rPr>
        <w:t>ically</w:t>
      </w:r>
      <w:r w:rsidR="0030245C" w:rsidRPr="00BD0B06">
        <w:rPr>
          <w:rFonts w:eastAsiaTheme="minorEastAsia" w:cstheme="minorHAnsi"/>
        </w:rPr>
        <w:t xml:space="preserve"> effective </w:t>
      </w:r>
      <w:commentRangeStart w:id="56"/>
      <w:proofErr w:type="spellStart"/>
      <w:r w:rsidR="0030245C" w:rsidRPr="00BD0B06">
        <w:rPr>
          <w:rFonts w:eastAsiaTheme="minorEastAsia" w:cstheme="minorHAnsi"/>
        </w:rPr>
        <w:t>fluorinator</w:t>
      </w:r>
      <w:commentRangeEnd w:id="56"/>
      <w:proofErr w:type="spellEnd"/>
      <w:r w:rsidR="00ED6DA8" w:rsidRPr="00BD0B06">
        <w:rPr>
          <w:rStyle w:val="CommentReference"/>
          <w:rFonts w:cstheme="minorHAnsi"/>
        </w:rPr>
        <w:commentReference w:id="56"/>
      </w:r>
      <w:r w:rsidR="0030245C" w:rsidRPr="00BD0B06">
        <w:rPr>
          <w:rFonts w:eastAsiaTheme="minorEastAsia" w:cstheme="minorHAnsi"/>
        </w:rPr>
        <w:t xml:space="preserve"> than</w:t>
      </w:r>
      <w:r w:rsidR="00833E60" w:rsidRPr="00BD0B06">
        <w:rPr>
          <w:rFonts w:eastAsiaTheme="minorEastAsia" w:cstheme="minorHAnsi"/>
        </w:rPr>
        <w:t xml:space="preserve"> HF</w:t>
      </w:r>
      <w:r w:rsidR="000E4A46" w:rsidRPr="00BD0B06">
        <w:rPr>
          <w:rFonts w:eastAsiaTheme="minorEastAsia" w:cstheme="minorHAnsi"/>
        </w:rPr>
        <w:t xml:space="preserve">, as it has a lower </w:t>
      </w:r>
      <w:r w:rsidR="006C6C1D" w:rsidRPr="00BD0B06">
        <w:rPr>
          <w:rFonts w:eastAsiaTheme="minorEastAsia" w:cstheme="minorHAnsi"/>
        </w:rPr>
        <w:t>Gibbs</w:t>
      </w:r>
      <w:r w:rsidR="000E4A46" w:rsidRPr="00BD0B06">
        <w:rPr>
          <w:rFonts w:eastAsiaTheme="minorEastAsia" w:cstheme="minorHAnsi"/>
        </w:rPr>
        <w:t xml:space="preserve"> free energy of reaction</w:t>
      </w:r>
      <w:r w:rsidR="006C6C1D" w:rsidRPr="00BD0B06">
        <w:rPr>
          <w:rFonts w:eastAsiaTheme="minorEastAsia" w:cstheme="minorHAnsi"/>
        </w:rPr>
        <w:t>,</w:t>
      </w:r>
      <w:r w:rsidR="00833E60" w:rsidRPr="00BD0B06">
        <w:rPr>
          <w:rFonts w:eastAsiaTheme="minorEastAsia" w:cstheme="minorHAnsi"/>
        </w:rPr>
        <w:t xml:space="preserve"> for every major oxide and hydroxide </w:t>
      </w:r>
      <w:r w:rsidR="004A7CCD" w:rsidRPr="00BD0B06">
        <w:rPr>
          <w:rFonts w:eastAsiaTheme="minorEastAsia" w:cstheme="minorHAnsi"/>
        </w:rPr>
        <w:t xml:space="preserve">contaminant formed with the </w:t>
      </w:r>
      <w:r w:rsidR="00D00F58" w:rsidRPr="00BD0B06">
        <w:rPr>
          <w:rFonts w:eastAsiaTheme="minorEastAsia" w:cstheme="minorHAnsi"/>
        </w:rPr>
        <w:t>component</w:t>
      </w:r>
      <w:r w:rsidR="004A7CCD" w:rsidRPr="00BD0B06">
        <w:rPr>
          <w:rFonts w:eastAsiaTheme="minorEastAsia" w:cstheme="minorHAnsi"/>
        </w:rPr>
        <w:t xml:space="preserve"> salts in FLiNaK and FLiBe.</w:t>
      </w:r>
      <w:r w:rsidR="0030245C" w:rsidRPr="00BD0B06">
        <w:rPr>
          <w:rFonts w:eastAsiaTheme="minorEastAsia" w:cstheme="minorHAnsi"/>
        </w:rPr>
        <w:t xml:space="preserve"> </w:t>
      </w:r>
      <w:r w:rsidR="00AF0424" w:rsidRPr="00BD0B06">
        <w:rPr>
          <w:rFonts w:eastAsiaTheme="minorEastAsia" w:cstheme="minorHAnsi"/>
        </w:rPr>
        <w:t xml:space="preserve">The use of </w:t>
      </w:r>
      <w:commentRangeStart w:id="57"/>
      <w:r w:rsidR="00EF191B" w:rsidRPr="00BD0B06">
        <w:rPr>
          <w:rFonts w:eastAsiaTheme="minorEastAsia" w:cstheme="minorHAnsi"/>
        </w:rPr>
        <w:t>NF</w:t>
      </w:r>
      <w:r w:rsidR="00EF191B" w:rsidRPr="00BD0B06">
        <w:rPr>
          <w:rFonts w:eastAsiaTheme="minorEastAsia" w:cstheme="minorHAnsi"/>
          <w:vertAlign w:val="subscript"/>
        </w:rPr>
        <w:t>3</w:t>
      </w:r>
      <w:r w:rsidR="00EF191B" w:rsidRPr="00BD0B06">
        <w:rPr>
          <w:rFonts w:eastAsiaTheme="minorEastAsia" w:cstheme="minorHAnsi"/>
        </w:rPr>
        <w:t xml:space="preserve"> also </w:t>
      </w:r>
      <w:r w:rsidR="00D15A43">
        <w:rPr>
          <w:rFonts w:eastAsiaTheme="minorEastAsia" w:cstheme="minorHAnsi"/>
        </w:rPr>
        <w:t>introduces</w:t>
      </w:r>
      <w:r w:rsidR="00EF191B" w:rsidRPr="00BD0B06">
        <w:rPr>
          <w:rFonts w:eastAsiaTheme="minorEastAsia" w:cstheme="minorHAnsi"/>
        </w:rPr>
        <w:t xml:space="preserve"> </w:t>
      </w:r>
      <w:commentRangeEnd w:id="57"/>
      <w:r w:rsidR="00ED6DA8" w:rsidRPr="00BD0B06">
        <w:rPr>
          <w:rStyle w:val="CommentReference"/>
          <w:rFonts w:cstheme="minorHAnsi"/>
        </w:rPr>
        <w:commentReference w:id="57"/>
      </w:r>
      <w:r w:rsidR="00EF191B" w:rsidRPr="00BD0B06">
        <w:rPr>
          <w:rFonts w:eastAsiaTheme="minorEastAsia" w:cstheme="minorHAnsi"/>
        </w:rPr>
        <w:t xml:space="preserve">the possibility of removing </w:t>
      </w:r>
      <w:r w:rsidR="00586072" w:rsidRPr="00BD0B06">
        <w:rPr>
          <w:rFonts w:eastAsiaTheme="minorEastAsia" w:cstheme="minorHAnsi"/>
        </w:rPr>
        <w:t xml:space="preserve">TRISO </w:t>
      </w:r>
      <w:r w:rsidR="00EF191B" w:rsidRPr="00BD0B06">
        <w:rPr>
          <w:rFonts w:eastAsiaTheme="minorEastAsia" w:cstheme="minorHAnsi"/>
        </w:rPr>
        <w:t>fuel component</w:t>
      </w:r>
      <w:r w:rsidR="00586072" w:rsidRPr="00BD0B06">
        <w:rPr>
          <w:rFonts w:eastAsiaTheme="minorEastAsia" w:cstheme="minorHAnsi"/>
        </w:rPr>
        <w:t>s</w:t>
      </w:r>
      <w:r w:rsidR="00EF191B" w:rsidRPr="00BD0B06">
        <w:rPr>
          <w:rFonts w:eastAsiaTheme="minorEastAsia" w:cstheme="minorHAnsi"/>
        </w:rPr>
        <w:t xml:space="preserve"> from molten salts as </w:t>
      </w:r>
      <w:r w:rsidR="006E6F2B" w:rsidRPr="00BD0B06">
        <w:rPr>
          <w:rFonts w:eastAsiaTheme="minorEastAsia" w:cstheme="minorHAnsi"/>
        </w:rPr>
        <w:t xml:space="preserve">it can fluorinate C and </w:t>
      </w:r>
      <w:commentRangeStart w:id="58"/>
      <w:r w:rsidR="006E6F2B" w:rsidRPr="00BD0B06">
        <w:rPr>
          <w:rFonts w:eastAsiaTheme="minorEastAsia" w:cstheme="minorHAnsi"/>
        </w:rPr>
        <w:t>UO</w:t>
      </w:r>
      <w:r w:rsidR="00EC3BDC" w:rsidRPr="00BD0B06">
        <w:rPr>
          <w:rFonts w:eastAsiaTheme="minorEastAsia" w:cstheme="minorHAnsi"/>
          <w:vertAlign w:val="subscript"/>
        </w:rPr>
        <w:t>2</w:t>
      </w:r>
      <w:commentRangeEnd w:id="58"/>
      <w:r w:rsidR="00ED6DA8" w:rsidRPr="00BD0B06">
        <w:rPr>
          <w:rStyle w:val="CommentReference"/>
          <w:rFonts w:cstheme="minorHAnsi"/>
          <w:vertAlign w:val="subscript"/>
        </w:rPr>
        <w:commentReference w:id="58"/>
      </w:r>
      <w:r w:rsidR="00EC3BDC" w:rsidRPr="00BD0B06">
        <w:rPr>
          <w:rFonts w:eastAsiaTheme="minorEastAsia" w:cstheme="minorHAnsi"/>
        </w:rPr>
        <w:t>, unlike HF</w:t>
      </w:r>
      <w:r w:rsidR="00BD1DC3" w:rsidRPr="00BD0B06">
        <w:rPr>
          <w:rFonts w:eastAsiaTheme="minorEastAsia" w:cstheme="minorHAnsi"/>
        </w:rPr>
        <w:t xml:space="preserve">, a difference that could prove useful for commercial uses as TRISO fuel </w:t>
      </w:r>
      <w:r w:rsidR="00D15A43">
        <w:rPr>
          <w:rFonts w:eastAsiaTheme="minorEastAsia" w:cstheme="minorHAnsi"/>
        </w:rPr>
        <w:t>continues to be used more and more in other reactor designs</w:t>
      </w:r>
      <w:r w:rsidR="00EC3BDC" w:rsidRPr="00BD0B06">
        <w:rPr>
          <w:rFonts w:eastAsiaTheme="minorEastAsia" w:cstheme="minorHAnsi"/>
        </w:rPr>
        <w:t>.</w:t>
      </w:r>
      <w:r w:rsidR="00D15A43">
        <w:rPr>
          <w:rFonts w:eastAsiaTheme="minorEastAsia" w:cstheme="minorHAnsi"/>
        </w:rPr>
        <w:t xml:space="preserve"> TRISO particles could be dissolved in the salt as a fuel source.</w:t>
      </w:r>
      <w:r w:rsidR="00EC3BDC" w:rsidRPr="00BD0B06">
        <w:rPr>
          <w:rFonts w:eastAsiaTheme="minorEastAsia" w:cstheme="minorHAnsi"/>
        </w:rPr>
        <w:t xml:space="preserve"> This does imply that NF</w:t>
      </w:r>
      <w:r w:rsidR="00EC3BDC" w:rsidRPr="00BD0B06">
        <w:rPr>
          <w:rFonts w:eastAsiaTheme="minorEastAsia" w:cstheme="minorHAnsi"/>
          <w:vertAlign w:val="subscript"/>
        </w:rPr>
        <w:t>3</w:t>
      </w:r>
      <w:r w:rsidR="00EC3BDC" w:rsidRPr="00BD0B06">
        <w:rPr>
          <w:rFonts w:eastAsiaTheme="minorEastAsia" w:cstheme="minorHAnsi"/>
        </w:rPr>
        <w:t xml:space="preserve"> can potentially be used for in-line purification.</w:t>
      </w:r>
      <w:r w:rsidR="008F43B6" w:rsidRPr="00BD0B06">
        <w:rPr>
          <w:rFonts w:eastAsiaTheme="minorEastAsia" w:cstheme="minorHAnsi"/>
        </w:rPr>
        <w:t xml:space="preserve"> </w:t>
      </w:r>
      <w:r w:rsidR="00481C9A" w:rsidRPr="00BD0B06">
        <w:rPr>
          <w:rFonts w:eastAsiaTheme="minorEastAsia" w:cstheme="minorHAnsi"/>
        </w:rPr>
        <w:t>As stated previously n</w:t>
      </w:r>
      <w:r w:rsidR="008F43B6" w:rsidRPr="00BD0B06">
        <w:rPr>
          <w:rFonts w:eastAsiaTheme="minorEastAsia" w:cstheme="minorHAnsi"/>
        </w:rPr>
        <w:t xml:space="preserve">o </w:t>
      </w:r>
      <w:r w:rsidR="00B07590" w:rsidRPr="00BD0B06">
        <w:rPr>
          <w:rFonts w:eastAsiaTheme="minorEastAsia" w:cstheme="minorHAnsi"/>
        </w:rPr>
        <w:t>data has been found for the general reaction between NF</w:t>
      </w:r>
      <w:r w:rsidR="00B07590" w:rsidRPr="00BD0B06">
        <w:rPr>
          <w:rFonts w:eastAsiaTheme="minorEastAsia" w:cstheme="minorHAnsi"/>
          <w:vertAlign w:val="subscript"/>
        </w:rPr>
        <w:t>3</w:t>
      </w:r>
      <w:r w:rsidR="00B07590" w:rsidRPr="00BD0B06">
        <w:rPr>
          <w:rFonts w:eastAsiaTheme="minorEastAsia" w:cstheme="minorHAnsi"/>
        </w:rPr>
        <w:t xml:space="preserve"> and sulf</w:t>
      </w:r>
      <w:r w:rsidR="000D1D5E" w:rsidRPr="00BD0B06">
        <w:rPr>
          <w:rFonts w:eastAsiaTheme="minorEastAsia" w:cstheme="minorHAnsi"/>
        </w:rPr>
        <w:t>ide, sulfate, or structural metal contaminants.</w:t>
      </w:r>
      <w:r w:rsidR="0079043F" w:rsidRPr="00BD0B06">
        <w:rPr>
          <w:rFonts w:eastAsiaTheme="minorEastAsia" w:cstheme="minorHAnsi"/>
        </w:rPr>
        <w:t xml:space="preserve"> </w:t>
      </w:r>
      <w:r w:rsidR="0041295B" w:rsidRPr="00BD0B06">
        <w:rPr>
          <w:rFonts w:eastAsiaTheme="minorEastAsia" w:cstheme="minorHAnsi"/>
        </w:rPr>
        <w:t>The Gibbs energ</w:t>
      </w:r>
      <w:r w:rsidR="007731D9" w:rsidRPr="00BD0B06">
        <w:rPr>
          <w:rFonts w:eastAsiaTheme="minorEastAsia" w:cstheme="minorHAnsi"/>
        </w:rPr>
        <w:t>ies</w:t>
      </w:r>
      <w:r w:rsidR="0041295B" w:rsidRPr="00BD0B06">
        <w:rPr>
          <w:rFonts w:eastAsiaTheme="minorEastAsia" w:cstheme="minorHAnsi"/>
        </w:rPr>
        <w:t xml:space="preserve"> of reaction between NF</w:t>
      </w:r>
      <w:r w:rsidR="0041295B" w:rsidRPr="00BD0B06">
        <w:rPr>
          <w:rFonts w:eastAsiaTheme="minorEastAsia" w:cstheme="minorHAnsi"/>
          <w:vertAlign w:val="subscript"/>
        </w:rPr>
        <w:t>3</w:t>
      </w:r>
      <w:r w:rsidR="00865EE6" w:rsidRPr="00BD0B06">
        <w:rPr>
          <w:rFonts w:eastAsiaTheme="minorEastAsia" w:cstheme="minorHAnsi"/>
        </w:rPr>
        <w:t xml:space="preserve"> </w:t>
      </w:r>
      <w:del w:id="59" w:author="Raiman, Stephen S" w:date="2021-03-08T13:01:00Z">
        <w:r w:rsidR="00865EE6" w:rsidRPr="00BD0B06" w:rsidDel="00ED6DA8">
          <w:rPr>
            <w:rFonts w:eastAsiaTheme="minorEastAsia" w:cstheme="minorHAnsi"/>
          </w:rPr>
          <w:delText>with</w:delText>
        </w:r>
        <w:r w:rsidR="0041295B" w:rsidRPr="00BD0B06" w:rsidDel="00ED6DA8">
          <w:rPr>
            <w:rFonts w:eastAsiaTheme="minorEastAsia" w:cstheme="minorHAnsi"/>
          </w:rPr>
          <w:delText xml:space="preserve"> </w:delText>
        </w:r>
      </w:del>
      <w:ins w:id="60" w:author="Raiman, Stephen S" w:date="2021-03-08T13:01:00Z">
        <w:r w:rsidR="00ED6DA8" w:rsidRPr="00BD0B06">
          <w:rPr>
            <w:rFonts w:eastAsiaTheme="minorEastAsia" w:cstheme="minorHAnsi"/>
          </w:rPr>
          <w:t xml:space="preserve">and </w:t>
        </w:r>
      </w:ins>
      <w:r w:rsidR="0041295B" w:rsidRPr="00BD0B06">
        <w:rPr>
          <w:rFonts w:eastAsiaTheme="minorEastAsia" w:cstheme="minorHAnsi"/>
        </w:rPr>
        <w:t>the oxides of component salts</w:t>
      </w:r>
      <w:ins w:id="61" w:author="Raiman, Stephen S" w:date="2021-03-08T13:01:00Z">
        <w:r w:rsidR="00ED6DA8" w:rsidRPr="00BD0B06">
          <w:rPr>
            <w:rFonts w:eastAsiaTheme="minorEastAsia" w:cstheme="minorHAnsi"/>
          </w:rPr>
          <w:t>,</w:t>
        </w:r>
      </w:ins>
      <w:r w:rsidR="0041295B" w:rsidRPr="00BD0B06">
        <w:rPr>
          <w:rFonts w:eastAsiaTheme="minorEastAsia" w:cstheme="minorHAnsi"/>
        </w:rPr>
        <w:t xml:space="preserve"> </w:t>
      </w:r>
      <w:r w:rsidR="00865EE6" w:rsidRPr="00BD0B06">
        <w:rPr>
          <w:rFonts w:eastAsiaTheme="minorEastAsia" w:cstheme="minorHAnsi"/>
        </w:rPr>
        <w:t xml:space="preserve">and </w:t>
      </w:r>
      <w:ins w:id="62" w:author="Raiman, Stephen S" w:date="2021-03-08T13:01:00Z">
        <w:r w:rsidR="00ED6DA8" w:rsidRPr="00BD0B06">
          <w:rPr>
            <w:rFonts w:eastAsiaTheme="minorEastAsia" w:cstheme="minorHAnsi"/>
          </w:rPr>
          <w:t xml:space="preserve">between </w:t>
        </w:r>
      </w:ins>
      <w:r w:rsidR="00865EE6" w:rsidRPr="00BD0B06">
        <w:rPr>
          <w:rFonts w:eastAsiaTheme="minorEastAsia" w:cstheme="minorHAnsi"/>
        </w:rPr>
        <w:t xml:space="preserve">HF </w:t>
      </w:r>
      <w:del w:id="63" w:author="Raiman, Stephen S" w:date="2021-03-08T13:01:00Z">
        <w:r w:rsidR="00865EE6" w:rsidRPr="00BD0B06" w:rsidDel="00ED6DA8">
          <w:rPr>
            <w:rFonts w:eastAsiaTheme="minorEastAsia" w:cstheme="minorHAnsi"/>
          </w:rPr>
          <w:delText xml:space="preserve">with </w:delText>
        </w:r>
      </w:del>
      <w:ins w:id="64" w:author="Raiman, Stephen S" w:date="2021-03-08T13:01:00Z">
        <w:r w:rsidR="00ED6DA8" w:rsidRPr="00BD0B06">
          <w:rPr>
            <w:rFonts w:eastAsiaTheme="minorEastAsia" w:cstheme="minorHAnsi"/>
          </w:rPr>
          <w:t xml:space="preserve">and </w:t>
        </w:r>
      </w:ins>
      <w:r w:rsidR="00865EE6" w:rsidRPr="00BD0B06">
        <w:rPr>
          <w:rFonts w:eastAsiaTheme="minorEastAsia" w:cstheme="minorHAnsi"/>
        </w:rPr>
        <w:t>the comp</w:t>
      </w:r>
      <w:r w:rsidR="003A14F7" w:rsidRPr="00BD0B06">
        <w:rPr>
          <w:rFonts w:eastAsiaTheme="minorEastAsia" w:cstheme="minorHAnsi"/>
        </w:rPr>
        <w:t xml:space="preserve">onent salts </w:t>
      </w:r>
      <w:r w:rsidR="0041295B" w:rsidRPr="00BD0B06">
        <w:rPr>
          <w:rFonts w:eastAsiaTheme="minorEastAsia" w:cstheme="minorHAnsi"/>
        </w:rPr>
        <w:t>are s</w:t>
      </w:r>
      <w:r w:rsidR="007731D9" w:rsidRPr="00BD0B06">
        <w:rPr>
          <w:rFonts w:eastAsiaTheme="minorEastAsia" w:cstheme="minorHAnsi"/>
        </w:rPr>
        <w:t xml:space="preserve">hown in </w:t>
      </w:r>
      <w:r w:rsidR="003B57E9" w:rsidRPr="00BD0B06">
        <w:rPr>
          <w:rFonts w:eastAsiaTheme="minorEastAsia" w:cstheme="minorHAnsi"/>
        </w:rPr>
        <w:t>Tables 2-</w:t>
      </w:r>
      <w:r w:rsidR="007C552D" w:rsidRPr="00BD0B06">
        <w:rPr>
          <w:rFonts w:eastAsiaTheme="minorEastAsia" w:cstheme="minorHAnsi"/>
        </w:rPr>
        <w:t>9</w:t>
      </w:r>
      <w:r w:rsidR="001B56D5" w:rsidRPr="00BD0B06">
        <w:rPr>
          <w:rFonts w:eastAsiaTheme="minorEastAsia" w:cstheme="minorHAnsi"/>
        </w:rPr>
        <w:t xml:space="preserve"> </w:t>
      </w:r>
      <w:r w:rsidR="005B50D3" w:rsidRPr="00BD0B06">
        <w:rPr>
          <w:rFonts w:eastAsiaTheme="minorEastAsia" w:cstheme="minorHAnsi"/>
        </w:rPr>
        <w:fldChar w:fldCharType="begin"/>
      </w:r>
      <w:r w:rsidR="00AF4E58">
        <w:rPr>
          <w:rFonts w:eastAsiaTheme="minorEastAsia" w:cstheme="minorHAnsi"/>
        </w:rPr>
        <w:instrText xml:space="preserve"> ADDIN ZOTERO_ITEM CSL_CITATION {"citationID":"M5Tu6qcF","properties":{"formattedCitation":"[31]","plainCitation":"[31]","noteIndex":0},"citationItems":[{"id":48,"uris":["http://zotero.org/users/8315333/items/937DY5BX",["http://zotero.org/users/8315333/items/937DY5BX"]],"itemData":{"id":48,"type":"report","language":"en","note":"DOI: 10.2172/1017120","number":"PNNL-19793, 1017120","page":"PNNL-19793, 1017120","source":"DOI.org (Crossref)","title":"Assessment of the Use of Nitrogen Trifluoride for Purifying Coolant and Heat Transfer Salts in the Fluoride Salt-Cooled High-Temperature Reactor","URL":"http://www.osti.gov/servlets/purl/1017120-KOwVs5/","author":[{"family":"Scheele","given":"Randall D."},{"family":"Casella","given":"Andrew M."}],"accessed":{"date-parts":[["2021",8,2]]},"issued":{"date-parts":[["2010",9,28]]}}}],"schema":"https://github.com/citation-style-language/schema/raw/master/csl-citation.json"} </w:instrText>
      </w:r>
      <w:r w:rsidR="005B50D3" w:rsidRPr="00BD0B06">
        <w:rPr>
          <w:rFonts w:eastAsiaTheme="minorEastAsia" w:cstheme="minorHAnsi"/>
        </w:rPr>
        <w:fldChar w:fldCharType="separate"/>
      </w:r>
      <w:r w:rsidR="00BD27E1" w:rsidRPr="00BD27E1">
        <w:rPr>
          <w:rFonts w:ascii="Calibri" w:hAnsi="Calibri" w:cs="Calibri"/>
        </w:rPr>
        <w:t>[31]</w:t>
      </w:r>
      <w:r w:rsidR="005B50D3" w:rsidRPr="00BD0B06">
        <w:rPr>
          <w:rFonts w:eastAsiaTheme="minorEastAsia" w:cstheme="minorHAnsi"/>
        </w:rPr>
        <w:fldChar w:fldCharType="end"/>
      </w:r>
      <w:r w:rsidR="001B56D5" w:rsidRPr="00BD0B06">
        <w:rPr>
          <w:rFonts w:eastAsiaTheme="minorEastAsia" w:cstheme="minorHAnsi"/>
        </w:rPr>
        <w:t>.</w:t>
      </w:r>
      <w:r w:rsidR="007C552D" w:rsidRPr="00BD0B06">
        <w:rPr>
          <w:rFonts w:eastAsiaTheme="minorEastAsia" w:cstheme="minorHAnsi"/>
        </w:rPr>
        <w:t xml:space="preserve"> The Gibbs energies </w:t>
      </w:r>
      <w:r w:rsidR="00E32EA3" w:rsidRPr="00BD0B06">
        <w:rPr>
          <w:rFonts w:eastAsiaTheme="minorEastAsia" w:cstheme="minorHAnsi"/>
        </w:rPr>
        <w:t>of the reaction between NF</w:t>
      </w:r>
      <w:r w:rsidR="00E32EA3" w:rsidRPr="00BD0B06">
        <w:rPr>
          <w:rFonts w:eastAsiaTheme="minorEastAsia" w:cstheme="minorHAnsi"/>
          <w:vertAlign w:val="subscript"/>
        </w:rPr>
        <w:t>3</w:t>
      </w:r>
      <w:r w:rsidR="00E32EA3" w:rsidRPr="00BD0B06">
        <w:rPr>
          <w:rFonts w:eastAsiaTheme="minorEastAsia" w:cstheme="minorHAnsi"/>
        </w:rPr>
        <w:t xml:space="preserve"> with fuel components and HF with fuel components </w:t>
      </w:r>
      <w:r w:rsidR="00BE021B" w:rsidRPr="00BD0B06">
        <w:rPr>
          <w:rFonts w:eastAsiaTheme="minorEastAsia" w:cstheme="minorHAnsi"/>
        </w:rPr>
        <w:t xml:space="preserve">are shown in tables 10-12 </w:t>
      </w:r>
      <w:r w:rsidR="005B50D3" w:rsidRPr="00BD0B06">
        <w:rPr>
          <w:rFonts w:eastAsiaTheme="minorEastAsia" w:cstheme="minorHAnsi"/>
        </w:rPr>
        <w:fldChar w:fldCharType="begin"/>
      </w:r>
      <w:r w:rsidR="00AF4E58">
        <w:rPr>
          <w:rFonts w:eastAsiaTheme="minorEastAsia" w:cstheme="minorHAnsi"/>
        </w:rPr>
        <w:instrText xml:space="preserve"> ADDIN ZOTERO_ITEM CSL_CITATION {"citationID":"OQDTIb2Q","properties":{"formattedCitation":"[31]","plainCitation":"[31]","noteIndex":0},"citationItems":[{"id":48,"uris":["http://zotero.org/users/8315333/items/937DY5BX",["http://zotero.org/users/8315333/items/937DY5BX"]],"itemData":{"id":48,"type":"report","language":"en","note":"DOI: 10.2172/1017120","number":"PNNL-19793, 1017120","page":"PNNL-19793, 1017120","source":"DOI.org (Crossref)","title":"Assessment of the Use of Nitrogen Trifluoride for Purifying Coolant and Heat Transfer Salts in the Fluoride Salt-Cooled High-Temperature Reactor","URL":"http://www.osti.gov/servlets/purl/1017120-KOwVs5/","author":[{"family":"Scheele","given":"Randall D."},{"family":"Casella","given":"Andrew M."}],"accessed":{"date-parts":[["2021",8,2]]},"issued":{"date-parts":[["2010",9,28]]}}}],"schema":"https://github.com/citation-style-language/schema/raw/master/csl-citation.json"} </w:instrText>
      </w:r>
      <w:r w:rsidR="005B50D3" w:rsidRPr="00BD0B06">
        <w:rPr>
          <w:rFonts w:eastAsiaTheme="minorEastAsia" w:cstheme="minorHAnsi"/>
        </w:rPr>
        <w:fldChar w:fldCharType="separate"/>
      </w:r>
      <w:r w:rsidR="00BD27E1" w:rsidRPr="00BD27E1">
        <w:rPr>
          <w:rFonts w:ascii="Calibri" w:hAnsi="Calibri" w:cs="Calibri"/>
        </w:rPr>
        <w:t>[31]</w:t>
      </w:r>
      <w:r w:rsidR="005B50D3" w:rsidRPr="00BD0B06">
        <w:rPr>
          <w:rFonts w:eastAsiaTheme="minorEastAsia" w:cstheme="minorHAnsi"/>
        </w:rPr>
        <w:fldChar w:fldCharType="end"/>
      </w:r>
      <w:r w:rsidR="005B50D3" w:rsidRPr="00BD0B06">
        <w:rPr>
          <w:rFonts w:eastAsiaTheme="minorEastAsia" w:cstheme="minorHAnsi"/>
        </w:rPr>
        <w:t>.</w:t>
      </w:r>
    </w:p>
    <w:p w14:paraId="182DA58F" w14:textId="0AEB0C0B" w:rsidR="001B56D5" w:rsidRPr="00BD0B06" w:rsidRDefault="001B56D5" w:rsidP="00DB6C9D">
      <w:pPr>
        <w:rPr>
          <w:rFonts w:eastAsiaTheme="minorEastAsia" w:cstheme="minorHAnsi"/>
        </w:rPr>
      </w:pPr>
      <w:r w:rsidRPr="00BD0B06">
        <w:rPr>
          <w:rFonts w:eastAsiaTheme="minorEastAsia" w:cstheme="minorHAnsi"/>
        </w:rPr>
        <w:t>Table 2. NF</w:t>
      </w:r>
      <w:r w:rsidRPr="00BD0B06">
        <w:rPr>
          <w:rFonts w:eastAsiaTheme="minorEastAsia" w:cstheme="minorHAnsi"/>
          <w:vertAlign w:val="subscript"/>
        </w:rPr>
        <w:t>3</w:t>
      </w:r>
      <w:r w:rsidRPr="00BD0B06">
        <w:rPr>
          <w:rFonts w:eastAsiaTheme="minorEastAsia" w:cstheme="minorHAnsi"/>
        </w:rPr>
        <w:t xml:space="preserve"> </w:t>
      </w:r>
      <w:r w:rsidR="00495B70" w:rsidRPr="00BD0B06">
        <w:rPr>
          <w:rFonts w:eastAsiaTheme="minorEastAsia" w:cstheme="minorHAnsi"/>
        </w:rPr>
        <w:t>+</w:t>
      </w:r>
      <w:r w:rsidRPr="00BD0B06">
        <w:rPr>
          <w:rFonts w:eastAsiaTheme="minorEastAsia" w:cstheme="minorHAnsi"/>
        </w:rPr>
        <w:t xml:space="preserve"> </w:t>
      </w:r>
      <w:proofErr w:type="spellStart"/>
      <w:r w:rsidR="00495B70" w:rsidRPr="00BD0B06">
        <w:rPr>
          <w:rFonts w:eastAsiaTheme="minorEastAsia" w:cstheme="minorHAnsi"/>
        </w:rPr>
        <w:t>BeO</w:t>
      </w:r>
      <w:proofErr w:type="spellEnd"/>
      <w:r w:rsidR="00495B70" w:rsidRPr="00BD0B06">
        <w:rPr>
          <w:rFonts w:eastAsiaTheme="minorEastAsia" w:cstheme="minorHAnsi"/>
        </w:rPr>
        <w:t xml:space="preserve"> </w:t>
      </w:r>
      <w:r w:rsidR="003A14F7" w:rsidRPr="00BD0B06">
        <w:rPr>
          <w:rFonts w:eastAsiaTheme="minorEastAsia" w:cstheme="minorHAnsi"/>
        </w:rPr>
        <w:t xml:space="preserve">and HF + </w:t>
      </w:r>
      <w:proofErr w:type="spellStart"/>
      <w:r w:rsidR="003A14F7" w:rsidRPr="00BD0B06">
        <w:rPr>
          <w:rFonts w:eastAsiaTheme="minorEastAsia" w:cstheme="minorHAnsi"/>
        </w:rPr>
        <w:t>BeO</w:t>
      </w:r>
      <w:proofErr w:type="spellEnd"/>
      <w:r w:rsidR="003A14F7" w:rsidRPr="00BD0B06">
        <w:rPr>
          <w:rFonts w:eastAsiaTheme="minorEastAsia" w:cstheme="minorHAnsi"/>
        </w:rPr>
        <w:t xml:space="preserve"> </w:t>
      </w:r>
      <w:r w:rsidR="00495B70" w:rsidRPr="00BD0B06">
        <w:rPr>
          <w:rFonts w:eastAsiaTheme="minorEastAsia" w:cstheme="minorHAnsi"/>
        </w:rPr>
        <w:t>Gibbs energies of reaction</w:t>
      </w:r>
      <w:r w:rsidR="004A34F1" w:rsidRPr="00BD0B06">
        <w:rPr>
          <w:rFonts w:eastAsiaTheme="minorEastAsia" w:cstheme="minorHAnsi"/>
        </w:rPr>
        <w:t xml:space="preserve"> </w:t>
      </w:r>
      <w:r w:rsidR="005B50D3" w:rsidRPr="00BD0B06">
        <w:rPr>
          <w:rFonts w:eastAsiaTheme="minorEastAsia" w:cstheme="minorHAnsi"/>
        </w:rPr>
        <w:fldChar w:fldCharType="begin"/>
      </w:r>
      <w:r w:rsidR="00AF4E58">
        <w:rPr>
          <w:rFonts w:eastAsiaTheme="minorEastAsia" w:cstheme="minorHAnsi"/>
        </w:rPr>
        <w:instrText xml:space="preserve"> ADDIN ZOTERO_ITEM CSL_CITATION {"citationID":"DFAeGgw0","properties":{"formattedCitation":"[31]","plainCitation":"[31]","noteIndex":0},"citationItems":[{"id":48,"uris":["http://zotero.org/users/8315333/items/937DY5BX",["http://zotero.org/users/8315333/items/937DY5BX"]],"itemData":{"id":48,"type":"report","language":"en","note":"DOI: 10.2172/1017120","number":"PNNL-19793, 1017120","page":"PNNL-19793, 1017120","source":"DOI.org (Crossref)","title":"Assessment of the Use of Nitrogen Trifluoride for Purifying Coolant and Heat Transfer Salts in the Fluoride Salt-Cooled High-Temperature Reactor","URL":"http://www.osti.gov/servlets/purl/1017120-KOwVs5/","author":[{"family":"Scheele","given":"Randall D."},{"family":"Casella","given":"Andrew M."}],"accessed":{"date-parts":[["2021",8,2]]},"issued":{"date-parts":[["2010",9,28]]}}}],"schema":"https://github.com/citation-style-language/schema/raw/master/csl-citation.json"} </w:instrText>
      </w:r>
      <w:r w:rsidR="005B50D3" w:rsidRPr="00BD0B06">
        <w:rPr>
          <w:rFonts w:eastAsiaTheme="minorEastAsia" w:cstheme="minorHAnsi"/>
        </w:rPr>
        <w:fldChar w:fldCharType="separate"/>
      </w:r>
      <w:r w:rsidR="00BD27E1" w:rsidRPr="00BD27E1">
        <w:rPr>
          <w:rFonts w:ascii="Calibri" w:hAnsi="Calibri" w:cs="Calibri"/>
        </w:rPr>
        <w:t>[31]</w:t>
      </w:r>
      <w:r w:rsidR="005B50D3" w:rsidRPr="00BD0B06">
        <w:rPr>
          <w:rFonts w:eastAsiaTheme="minorEastAsia" w:cstheme="minorHAnsi"/>
        </w:rPr>
        <w:fldChar w:fldCharType="end"/>
      </w:r>
      <w:r w:rsidR="005A7CB8" w:rsidRPr="00BD0B06">
        <w:rPr>
          <w:rFonts w:eastAsiaTheme="minorEastAsia" w:cstheme="minorHAnsi"/>
        </w:rPr>
        <w:t>.</w:t>
      </w:r>
      <w:r w:rsidRPr="00BD0B06">
        <w:rPr>
          <w:rFonts w:cstheme="minorHAnsi"/>
          <w:noProof/>
        </w:rPr>
        <w:drawing>
          <wp:inline distT="0" distB="0" distL="0" distR="0" wp14:anchorId="53A8C007" wp14:editId="0729A339">
            <wp:extent cx="5943600" cy="1958975"/>
            <wp:effectExtent l="0" t="0" r="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958975"/>
                    </a:xfrm>
                    <a:prstGeom prst="rect">
                      <a:avLst/>
                    </a:prstGeom>
                  </pic:spPr>
                </pic:pic>
              </a:graphicData>
            </a:graphic>
          </wp:inline>
        </w:drawing>
      </w:r>
    </w:p>
    <w:p w14:paraId="34F2B571" w14:textId="318F1699" w:rsidR="004A34F1" w:rsidRPr="00BD0B06" w:rsidRDefault="004A34F1" w:rsidP="00DB6C9D">
      <w:pPr>
        <w:rPr>
          <w:rFonts w:cstheme="minorHAnsi"/>
          <w:noProof/>
        </w:rPr>
      </w:pPr>
      <w:r w:rsidRPr="00BD0B06">
        <w:rPr>
          <w:rFonts w:eastAsiaTheme="minorEastAsia" w:cstheme="minorHAnsi"/>
        </w:rPr>
        <w:lastRenderedPageBreak/>
        <w:t>Table 3. NF</w:t>
      </w:r>
      <w:r w:rsidRPr="00BD0B06">
        <w:rPr>
          <w:rFonts w:eastAsiaTheme="minorEastAsia" w:cstheme="minorHAnsi"/>
          <w:vertAlign w:val="subscript"/>
        </w:rPr>
        <w:t>3</w:t>
      </w:r>
      <w:r w:rsidRPr="00BD0B06">
        <w:rPr>
          <w:rFonts w:eastAsiaTheme="minorEastAsia" w:cstheme="minorHAnsi"/>
        </w:rPr>
        <w:t xml:space="preserve"> + Li</w:t>
      </w:r>
      <w:r w:rsidRPr="00BD0B06">
        <w:rPr>
          <w:rFonts w:eastAsiaTheme="minorEastAsia" w:cstheme="minorHAnsi"/>
          <w:vertAlign w:val="subscript"/>
        </w:rPr>
        <w:t>2</w:t>
      </w:r>
      <w:r w:rsidRPr="00BD0B06">
        <w:rPr>
          <w:rFonts w:eastAsiaTheme="minorEastAsia" w:cstheme="minorHAnsi"/>
        </w:rPr>
        <w:t>O and HF + Li</w:t>
      </w:r>
      <w:r w:rsidRPr="00BD0B06">
        <w:rPr>
          <w:rFonts w:eastAsiaTheme="minorEastAsia" w:cstheme="minorHAnsi"/>
          <w:vertAlign w:val="subscript"/>
        </w:rPr>
        <w:t>2</w:t>
      </w:r>
      <w:r w:rsidRPr="00BD0B06">
        <w:rPr>
          <w:rFonts w:eastAsiaTheme="minorEastAsia" w:cstheme="minorHAnsi"/>
        </w:rPr>
        <w:t xml:space="preserve">O Gibbs energies of reaction </w:t>
      </w:r>
      <w:r w:rsidR="005B50D3" w:rsidRPr="00BD0B06">
        <w:rPr>
          <w:rFonts w:eastAsiaTheme="minorEastAsia" w:cstheme="minorHAnsi"/>
        </w:rPr>
        <w:fldChar w:fldCharType="begin"/>
      </w:r>
      <w:r w:rsidR="00AF4E58">
        <w:rPr>
          <w:rFonts w:eastAsiaTheme="minorEastAsia" w:cstheme="minorHAnsi"/>
        </w:rPr>
        <w:instrText xml:space="preserve"> ADDIN ZOTERO_ITEM CSL_CITATION {"citationID":"fCFlC6p0","properties":{"formattedCitation":"[31]","plainCitation":"[31]","noteIndex":0},"citationItems":[{"id":48,"uris":["http://zotero.org/users/8315333/items/937DY5BX",["http://zotero.org/users/8315333/items/937DY5BX"]],"itemData":{"id":48,"type":"report","language":"en","note":"DOI: 10.2172/1017120","number":"PNNL-19793, 1017120","page":"PNNL-19793, 1017120","source":"DOI.org (Crossref)","title":"Assessment of the Use of Nitrogen Trifluoride for Purifying Coolant and Heat Transfer Salts in the Fluoride Salt-Cooled High-Temperature Reactor","URL":"http://www.osti.gov/servlets/purl/1017120-KOwVs5/","author":[{"family":"Scheele","given":"Randall D."},{"family":"Casella","given":"Andrew M."}],"accessed":{"date-parts":[["2021",8,2]]},"issued":{"date-parts":[["2010",9,28]]}}}],"schema":"https://github.com/citation-style-language/schema/raw/master/csl-citation.json"} </w:instrText>
      </w:r>
      <w:r w:rsidR="005B50D3" w:rsidRPr="00BD0B06">
        <w:rPr>
          <w:rFonts w:eastAsiaTheme="minorEastAsia" w:cstheme="minorHAnsi"/>
        </w:rPr>
        <w:fldChar w:fldCharType="separate"/>
      </w:r>
      <w:r w:rsidR="00BD27E1" w:rsidRPr="00BD27E1">
        <w:rPr>
          <w:rFonts w:ascii="Calibri" w:hAnsi="Calibri" w:cs="Calibri"/>
        </w:rPr>
        <w:t>[31]</w:t>
      </w:r>
      <w:r w:rsidR="005B50D3" w:rsidRPr="00BD0B06">
        <w:rPr>
          <w:rFonts w:eastAsiaTheme="minorEastAsia" w:cstheme="minorHAnsi"/>
        </w:rPr>
        <w:fldChar w:fldCharType="end"/>
      </w:r>
      <w:r w:rsidR="005A7CB8" w:rsidRPr="00BD0B06">
        <w:rPr>
          <w:rFonts w:eastAsiaTheme="minorEastAsia" w:cstheme="minorHAnsi"/>
        </w:rPr>
        <w:t>.</w:t>
      </w:r>
      <w:r w:rsidR="00AB5699" w:rsidRPr="00BD0B06">
        <w:rPr>
          <w:rFonts w:cstheme="minorHAnsi"/>
          <w:noProof/>
        </w:rPr>
        <w:t xml:space="preserve"> </w:t>
      </w:r>
      <w:r w:rsidR="00AB5699" w:rsidRPr="00BD0B06">
        <w:rPr>
          <w:rFonts w:cstheme="minorHAnsi"/>
          <w:noProof/>
        </w:rPr>
        <w:drawing>
          <wp:inline distT="0" distB="0" distL="0" distR="0" wp14:anchorId="5A8F52CA" wp14:editId="41C5AEA7">
            <wp:extent cx="5943600" cy="1938020"/>
            <wp:effectExtent l="0" t="0" r="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938020"/>
                    </a:xfrm>
                    <a:prstGeom prst="rect">
                      <a:avLst/>
                    </a:prstGeom>
                  </pic:spPr>
                </pic:pic>
              </a:graphicData>
            </a:graphic>
          </wp:inline>
        </w:drawing>
      </w:r>
    </w:p>
    <w:p w14:paraId="7E9D6D18" w14:textId="7D87E1BF" w:rsidR="00AB5699" w:rsidRPr="00BD0B06" w:rsidRDefault="00AB5699" w:rsidP="00DB6C9D">
      <w:pPr>
        <w:rPr>
          <w:rFonts w:eastAsiaTheme="minorEastAsia" w:cstheme="minorHAnsi"/>
        </w:rPr>
      </w:pPr>
      <w:r w:rsidRPr="00BD0B06">
        <w:rPr>
          <w:rFonts w:eastAsiaTheme="minorEastAsia" w:cstheme="minorHAnsi"/>
        </w:rPr>
        <w:t xml:space="preserve">Table </w:t>
      </w:r>
      <w:r w:rsidR="00265A44" w:rsidRPr="00BD0B06">
        <w:rPr>
          <w:rFonts w:eastAsiaTheme="minorEastAsia" w:cstheme="minorHAnsi"/>
        </w:rPr>
        <w:t>4</w:t>
      </w:r>
      <w:r w:rsidRPr="00BD0B06">
        <w:rPr>
          <w:rFonts w:eastAsiaTheme="minorEastAsia" w:cstheme="minorHAnsi"/>
        </w:rPr>
        <w:t>. NF</w:t>
      </w:r>
      <w:r w:rsidRPr="00BD0B06">
        <w:rPr>
          <w:rFonts w:eastAsiaTheme="minorEastAsia" w:cstheme="minorHAnsi"/>
          <w:vertAlign w:val="subscript"/>
        </w:rPr>
        <w:t>3</w:t>
      </w:r>
      <w:r w:rsidRPr="00BD0B06">
        <w:rPr>
          <w:rFonts w:eastAsiaTheme="minorEastAsia" w:cstheme="minorHAnsi"/>
        </w:rPr>
        <w:t xml:space="preserve"> + </w:t>
      </w:r>
      <w:r w:rsidR="006F5D92" w:rsidRPr="00BD0B06">
        <w:rPr>
          <w:rFonts w:eastAsiaTheme="minorEastAsia" w:cstheme="minorHAnsi"/>
        </w:rPr>
        <w:t>Be(OH)</w:t>
      </w:r>
      <w:r w:rsidR="006F5D92" w:rsidRPr="00BD0B06">
        <w:rPr>
          <w:rFonts w:eastAsiaTheme="minorEastAsia" w:cstheme="minorHAnsi"/>
          <w:vertAlign w:val="subscript"/>
        </w:rPr>
        <w:t>2</w:t>
      </w:r>
      <w:r w:rsidRPr="00BD0B06">
        <w:rPr>
          <w:rFonts w:eastAsiaTheme="minorEastAsia" w:cstheme="minorHAnsi"/>
        </w:rPr>
        <w:t xml:space="preserve"> and HF + </w:t>
      </w:r>
      <w:r w:rsidR="006F5D92" w:rsidRPr="00BD0B06">
        <w:rPr>
          <w:rFonts w:eastAsiaTheme="minorEastAsia" w:cstheme="minorHAnsi"/>
        </w:rPr>
        <w:t>Be(OH)</w:t>
      </w:r>
      <w:r w:rsidR="006F5D92" w:rsidRPr="00BD0B06">
        <w:rPr>
          <w:rFonts w:eastAsiaTheme="minorEastAsia" w:cstheme="minorHAnsi"/>
          <w:vertAlign w:val="subscript"/>
        </w:rPr>
        <w:t>2</w:t>
      </w:r>
      <w:r w:rsidRPr="00BD0B06">
        <w:rPr>
          <w:rFonts w:eastAsiaTheme="minorEastAsia" w:cstheme="minorHAnsi"/>
        </w:rPr>
        <w:t xml:space="preserve"> Gibbs energies of reaction </w:t>
      </w:r>
      <w:r w:rsidR="005B50D3" w:rsidRPr="00BD0B06">
        <w:rPr>
          <w:rFonts w:eastAsiaTheme="minorEastAsia" w:cstheme="minorHAnsi"/>
        </w:rPr>
        <w:fldChar w:fldCharType="begin"/>
      </w:r>
      <w:r w:rsidR="00AF4E58">
        <w:rPr>
          <w:rFonts w:eastAsiaTheme="minorEastAsia" w:cstheme="minorHAnsi"/>
        </w:rPr>
        <w:instrText xml:space="preserve"> ADDIN ZOTERO_ITEM CSL_CITATION {"citationID":"b6QpfXDn","properties":{"formattedCitation":"[31]","plainCitation":"[31]","noteIndex":0},"citationItems":[{"id":48,"uris":["http://zotero.org/users/8315333/items/937DY5BX",["http://zotero.org/users/8315333/items/937DY5BX"]],"itemData":{"id":48,"type":"report","language":"en","note":"DOI: 10.2172/1017120","number":"PNNL-19793, 1017120","page":"PNNL-19793, 1017120","source":"DOI.org (Crossref)","title":"Assessment of the Use of Nitrogen Trifluoride for Purifying Coolant and Heat Transfer Salts in the Fluoride Salt-Cooled High-Temperature Reactor","URL":"http://www.osti.gov/servlets/purl/1017120-KOwVs5/","author":[{"family":"Scheele","given":"Randall D."},{"family":"Casella","given":"Andrew M."}],"accessed":{"date-parts":[["2021",8,2]]},"issued":{"date-parts":[["2010",9,28]]}}}],"schema":"https://github.com/citation-style-language/schema/raw/master/csl-citation.json"} </w:instrText>
      </w:r>
      <w:r w:rsidR="005B50D3" w:rsidRPr="00BD0B06">
        <w:rPr>
          <w:rFonts w:eastAsiaTheme="minorEastAsia" w:cstheme="minorHAnsi"/>
        </w:rPr>
        <w:fldChar w:fldCharType="separate"/>
      </w:r>
      <w:r w:rsidR="00BD27E1" w:rsidRPr="00BD27E1">
        <w:rPr>
          <w:rFonts w:ascii="Calibri" w:hAnsi="Calibri" w:cs="Calibri"/>
        </w:rPr>
        <w:t>[31]</w:t>
      </w:r>
      <w:r w:rsidR="005B50D3" w:rsidRPr="00BD0B06">
        <w:rPr>
          <w:rFonts w:eastAsiaTheme="minorEastAsia" w:cstheme="minorHAnsi"/>
        </w:rPr>
        <w:fldChar w:fldCharType="end"/>
      </w:r>
      <w:r w:rsidR="005A7CB8" w:rsidRPr="00BD0B06">
        <w:rPr>
          <w:rFonts w:eastAsiaTheme="minorEastAsia" w:cstheme="minorHAnsi"/>
        </w:rPr>
        <w:t>.</w:t>
      </w:r>
      <w:r w:rsidR="006F5D92" w:rsidRPr="00BD0B06">
        <w:rPr>
          <w:rFonts w:cstheme="minorHAnsi"/>
          <w:noProof/>
        </w:rPr>
        <w:t xml:space="preserve"> </w:t>
      </w:r>
      <w:r w:rsidR="006F5D92" w:rsidRPr="00BD0B06">
        <w:rPr>
          <w:rFonts w:cstheme="minorHAnsi"/>
          <w:noProof/>
        </w:rPr>
        <w:drawing>
          <wp:inline distT="0" distB="0" distL="0" distR="0" wp14:anchorId="0A5E29B8" wp14:editId="2DBBEC86">
            <wp:extent cx="5943600" cy="19462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946275"/>
                    </a:xfrm>
                    <a:prstGeom prst="rect">
                      <a:avLst/>
                    </a:prstGeom>
                  </pic:spPr>
                </pic:pic>
              </a:graphicData>
            </a:graphic>
          </wp:inline>
        </w:drawing>
      </w:r>
    </w:p>
    <w:p w14:paraId="51F6C518" w14:textId="25F00435" w:rsidR="00AB5699" w:rsidRPr="00BD0B06" w:rsidRDefault="00AB5699" w:rsidP="00DB6C9D">
      <w:pPr>
        <w:rPr>
          <w:rFonts w:eastAsiaTheme="minorEastAsia" w:cstheme="minorHAnsi"/>
        </w:rPr>
      </w:pPr>
      <w:r w:rsidRPr="00BD0B06">
        <w:rPr>
          <w:rFonts w:eastAsiaTheme="minorEastAsia" w:cstheme="minorHAnsi"/>
        </w:rPr>
        <w:t xml:space="preserve">Table </w:t>
      </w:r>
      <w:r w:rsidR="00265A44" w:rsidRPr="00BD0B06">
        <w:rPr>
          <w:rFonts w:eastAsiaTheme="minorEastAsia" w:cstheme="minorHAnsi"/>
        </w:rPr>
        <w:t>5</w:t>
      </w:r>
      <w:r w:rsidRPr="00BD0B06">
        <w:rPr>
          <w:rFonts w:eastAsiaTheme="minorEastAsia" w:cstheme="minorHAnsi"/>
        </w:rPr>
        <w:t>. NF</w:t>
      </w:r>
      <w:r w:rsidRPr="00BD0B06">
        <w:rPr>
          <w:rFonts w:eastAsiaTheme="minorEastAsia" w:cstheme="minorHAnsi"/>
          <w:vertAlign w:val="subscript"/>
        </w:rPr>
        <w:t>3</w:t>
      </w:r>
      <w:r w:rsidRPr="00BD0B06">
        <w:rPr>
          <w:rFonts w:eastAsiaTheme="minorEastAsia" w:cstheme="minorHAnsi"/>
        </w:rPr>
        <w:t xml:space="preserve"> + </w:t>
      </w:r>
      <w:proofErr w:type="spellStart"/>
      <w:r w:rsidRPr="00BD0B06">
        <w:rPr>
          <w:rFonts w:eastAsiaTheme="minorEastAsia" w:cstheme="minorHAnsi"/>
        </w:rPr>
        <w:t>Li</w:t>
      </w:r>
      <w:r w:rsidR="00265A44" w:rsidRPr="00BD0B06">
        <w:rPr>
          <w:rFonts w:eastAsiaTheme="minorEastAsia" w:cstheme="minorHAnsi"/>
        </w:rPr>
        <w:t>OH</w:t>
      </w:r>
      <w:proofErr w:type="spellEnd"/>
      <w:r w:rsidRPr="00BD0B06">
        <w:rPr>
          <w:rFonts w:eastAsiaTheme="minorEastAsia" w:cstheme="minorHAnsi"/>
        </w:rPr>
        <w:t xml:space="preserve"> and HF + </w:t>
      </w:r>
      <w:proofErr w:type="spellStart"/>
      <w:r w:rsidRPr="00BD0B06">
        <w:rPr>
          <w:rFonts w:eastAsiaTheme="minorEastAsia" w:cstheme="minorHAnsi"/>
        </w:rPr>
        <w:t>Li</w:t>
      </w:r>
      <w:r w:rsidR="00265A44" w:rsidRPr="00BD0B06">
        <w:rPr>
          <w:rFonts w:eastAsiaTheme="minorEastAsia" w:cstheme="minorHAnsi"/>
        </w:rPr>
        <w:t>OH</w:t>
      </w:r>
      <w:proofErr w:type="spellEnd"/>
      <w:r w:rsidRPr="00BD0B06">
        <w:rPr>
          <w:rFonts w:eastAsiaTheme="minorEastAsia" w:cstheme="minorHAnsi"/>
        </w:rPr>
        <w:t xml:space="preserve"> Gibbs energies of reaction </w:t>
      </w:r>
      <w:r w:rsidR="005B50D3" w:rsidRPr="00BD0B06">
        <w:rPr>
          <w:rFonts w:eastAsiaTheme="minorEastAsia" w:cstheme="minorHAnsi"/>
        </w:rPr>
        <w:fldChar w:fldCharType="begin"/>
      </w:r>
      <w:r w:rsidR="00AF4E58">
        <w:rPr>
          <w:rFonts w:eastAsiaTheme="minorEastAsia" w:cstheme="minorHAnsi"/>
        </w:rPr>
        <w:instrText xml:space="preserve"> ADDIN ZOTERO_ITEM CSL_CITATION {"citationID":"QfOSFeMZ","properties":{"formattedCitation":"[31]","plainCitation":"[31]","noteIndex":0},"citationItems":[{"id":48,"uris":["http://zotero.org/users/8315333/items/937DY5BX",["http://zotero.org/users/8315333/items/937DY5BX"]],"itemData":{"id":48,"type":"report","language":"en","note":"DOI: 10.2172/1017120","number":"PNNL-19793, 1017120","page":"PNNL-19793, 1017120","source":"DOI.org (Crossref)","title":"Assessment of the Use of Nitrogen Trifluoride for Purifying Coolant and Heat Transfer Salts in the Fluoride Salt-Cooled High-Temperature Reactor","URL":"http://www.osti.gov/servlets/purl/1017120-KOwVs5/","author":[{"family":"Scheele","given":"Randall D."},{"family":"Casella","given":"Andrew M."}],"accessed":{"date-parts":[["2021",8,2]]},"issued":{"date-parts":[["2010",9,28]]}}}],"schema":"https://github.com/citation-style-language/schema/raw/master/csl-citation.json"} </w:instrText>
      </w:r>
      <w:r w:rsidR="005B50D3" w:rsidRPr="00BD0B06">
        <w:rPr>
          <w:rFonts w:eastAsiaTheme="minorEastAsia" w:cstheme="minorHAnsi"/>
        </w:rPr>
        <w:fldChar w:fldCharType="separate"/>
      </w:r>
      <w:r w:rsidR="00BD27E1" w:rsidRPr="00BD27E1">
        <w:rPr>
          <w:rFonts w:ascii="Calibri" w:hAnsi="Calibri" w:cs="Calibri"/>
        </w:rPr>
        <w:t>[31]</w:t>
      </w:r>
      <w:r w:rsidR="005B50D3" w:rsidRPr="00BD0B06">
        <w:rPr>
          <w:rFonts w:eastAsiaTheme="minorEastAsia" w:cstheme="minorHAnsi"/>
        </w:rPr>
        <w:fldChar w:fldCharType="end"/>
      </w:r>
      <w:r w:rsidR="005A7CB8" w:rsidRPr="00BD0B06">
        <w:rPr>
          <w:rFonts w:eastAsiaTheme="minorEastAsia" w:cstheme="minorHAnsi"/>
        </w:rPr>
        <w:t>.</w:t>
      </w:r>
      <w:r w:rsidR="00E9745D" w:rsidRPr="00BD0B06">
        <w:rPr>
          <w:rFonts w:cstheme="minorHAnsi"/>
          <w:noProof/>
        </w:rPr>
        <w:t xml:space="preserve"> </w:t>
      </w:r>
      <w:r w:rsidR="00D57677" w:rsidRPr="00BD0B06">
        <w:rPr>
          <w:rFonts w:cstheme="minorHAnsi"/>
          <w:noProof/>
        </w:rPr>
        <w:drawing>
          <wp:inline distT="0" distB="0" distL="0" distR="0" wp14:anchorId="2ECE76A2" wp14:editId="733FE370">
            <wp:extent cx="5943600" cy="19462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946275"/>
                    </a:xfrm>
                    <a:prstGeom prst="rect">
                      <a:avLst/>
                    </a:prstGeom>
                  </pic:spPr>
                </pic:pic>
              </a:graphicData>
            </a:graphic>
          </wp:inline>
        </w:drawing>
      </w:r>
    </w:p>
    <w:p w14:paraId="685B36D2" w14:textId="495D5B51" w:rsidR="00AB5699" w:rsidRPr="00BD0B06" w:rsidRDefault="00AB5699" w:rsidP="00DB6C9D">
      <w:pPr>
        <w:rPr>
          <w:rFonts w:eastAsiaTheme="minorEastAsia" w:cstheme="minorHAnsi"/>
        </w:rPr>
      </w:pPr>
      <w:r w:rsidRPr="00BD0B06">
        <w:rPr>
          <w:rFonts w:eastAsiaTheme="minorEastAsia" w:cstheme="minorHAnsi"/>
        </w:rPr>
        <w:lastRenderedPageBreak/>
        <w:t xml:space="preserve">Table </w:t>
      </w:r>
      <w:r w:rsidR="00E9745D" w:rsidRPr="00BD0B06">
        <w:rPr>
          <w:rFonts w:eastAsiaTheme="minorEastAsia" w:cstheme="minorHAnsi"/>
        </w:rPr>
        <w:t>6</w:t>
      </w:r>
      <w:r w:rsidRPr="00BD0B06">
        <w:rPr>
          <w:rFonts w:eastAsiaTheme="minorEastAsia" w:cstheme="minorHAnsi"/>
        </w:rPr>
        <w:t>. NF</w:t>
      </w:r>
      <w:r w:rsidRPr="00BD0B06">
        <w:rPr>
          <w:rFonts w:eastAsiaTheme="minorEastAsia" w:cstheme="minorHAnsi"/>
          <w:vertAlign w:val="subscript"/>
        </w:rPr>
        <w:t>3</w:t>
      </w:r>
      <w:r w:rsidRPr="00BD0B06">
        <w:rPr>
          <w:rFonts w:eastAsiaTheme="minorEastAsia" w:cstheme="minorHAnsi"/>
        </w:rPr>
        <w:t xml:space="preserve"> + </w:t>
      </w:r>
      <w:r w:rsidR="00F91F23" w:rsidRPr="00BD0B06">
        <w:rPr>
          <w:rFonts w:eastAsiaTheme="minorEastAsia" w:cstheme="minorHAnsi"/>
        </w:rPr>
        <w:t>Na</w:t>
      </w:r>
      <w:r w:rsidRPr="00BD0B06">
        <w:rPr>
          <w:rFonts w:eastAsiaTheme="minorEastAsia" w:cstheme="minorHAnsi"/>
          <w:vertAlign w:val="subscript"/>
        </w:rPr>
        <w:t>2</w:t>
      </w:r>
      <w:r w:rsidRPr="00BD0B06">
        <w:rPr>
          <w:rFonts w:eastAsiaTheme="minorEastAsia" w:cstheme="minorHAnsi"/>
        </w:rPr>
        <w:t xml:space="preserve">O and HF + </w:t>
      </w:r>
      <w:r w:rsidR="00F91F23" w:rsidRPr="00BD0B06">
        <w:rPr>
          <w:rFonts w:eastAsiaTheme="minorEastAsia" w:cstheme="minorHAnsi"/>
        </w:rPr>
        <w:t>Na</w:t>
      </w:r>
      <w:r w:rsidRPr="00BD0B06">
        <w:rPr>
          <w:rFonts w:eastAsiaTheme="minorEastAsia" w:cstheme="minorHAnsi"/>
          <w:vertAlign w:val="subscript"/>
        </w:rPr>
        <w:t>2</w:t>
      </w:r>
      <w:r w:rsidRPr="00BD0B06">
        <w:rPr>
          <w:rFonts w:eastAsiaTheme="minorEastAsia" w:cstheme="minorHAnsi"/>
        </w:rPr>
        <w:t xml:space="preserve">O Gibbs energies of reaction </w:t>
      </w:r>
      <w:r w:rsidR="005B50D3" w:rsidRPr="00BD0B06">
        <w:rPr>
          <w:rFonts w:eastAsiaTheme="minorEastAsia" w:cstheme="minorHAnsi"/>
        </w:rPr>
        <w:fldChar w:fldCharType="begin"/>
      </w:r>
      <w:r w:rsidR="00AF4E58">
        <w:rPr>
          <w:rFonts w:eastAsiaTheme="minorEastAsia" w:cstheme="minorHAnsi"/>
        </w:rPr>
        <w:instrText xml:space="preserve"> ADDIN ZOTERO_ITEM CSL_CITATION {"citationID":"9WQdRglW","properties":{"formattedCitation":"[31]","plainCitation":"[31]","noteIndex":0},"citationItems":[{"id":48,"uris":["http://zotero.org/users/8315333/items/937DY5BX",["http://zotero.org/users/8315333/items/937DY5BX"]],"itemData":{"id":48,"type":"report","language":"en","note":"DOI: 10.2172/1017120","number":"PNNL-19793, 1017120","page":"PNNL-19793, 1017120","source":"DOI.org (Crossref)","title":"Assessment of the Use of Nitrogen Trifluoride for Purifying Coolant and Heat Transfer Salts in the Fluoride Salt-Cooled High-Temperature Reactor","URL":"http://www.osti.gov/servlets/purl/1017120-KOwVs5/","author":[{"family":"Scheele","given":"Randall D."},{"family":"Casella","given":"Andrew M."}],"accessed":{"date-parts":[["2021",8,2]]},"issued":{"date-parts":[["2010",9,28]]}}}],"schema":"https://github.com/citation-style-language/schema/raw/master/csl-citation.json"} </w:instrText>
      </w:r>
      <w:r w:rsidR="005B50D3" w:rsidRPr="00BD0B06">
        <w:rPr>
          <w:rFonts w:eastAsiaTheme="minorEastAsia" w:cstheme="minorHAnsi"/>
        </w:rPr>
        <w:fldChar w:fldCharType="separate"/>
      </w:r>
      <w:r w:rsidR="00BD27E1" w:rsidRPr="00BD27E1">
        <w:rPr>
          <w:rFonts w:ascii="Calibri" w:hAnsi="Calibri" w:cs="Calibri"/>
        </w:rPr>
        <w:t>[31]</w:t>
      </w:r>
      <w:r w:rsidR="005B50D3" w:rsidRPr="00BD0B06">
        <w:rPr>
          <w:rFonts w:eastAsiaTheme="minorEastAsia" w:cstheme="minorHAnsi"/>
        </w:rPr>
        <w:fldChar w:fldCharType="end"/>
      </w:r>
      <w:r w:rsidR="005A7CB8" w:rsidRPr="00BD0B06">
        <w:rPr>
          <w:rFonts w:eastAsiaTheme="minorEastAsia" w:cstheme="minorHAnsi"/>
        </w:rPr>
        <w:t>.</w:t>
      </w:r>
      <w:r w:rsidR="00FC2713" w:rsidRPr="00BD0B06">
        <w:rPr>
          <w:rFonts w:cstheme="minorHAnsi"/>
          <w:noProof/>
        </w:rPr>
        <w:t xml:space="preserve"> </w:t>
      </w:r>
      <w:r w:rsidR="00FC2713" w:rsidRPr="00BD0B06">
        <w:rPr>
          <w:rFonts w:cstheme="minorHAnsi"/>
          <w:noProof/>
        </w:rPr>
        <w:drawing>
          <wp:inline distT="0" distB="0" distL="0" distR="0" wp14:anchorId="1BD9B73F" wp14:editId="611097BF">
            <wp:extent cx="5943600" cy="18891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1889125"/>
                    </a:xfrm>
                    <a:prstGeom prst="rect">
                      <a:avLst/>
                    </a:prstGeom>
                  </pic:spPr>
                </pic:pic>
              </a:graphicData>
            </a:graphic>
          </wp:inline>
        </w:drawing>
      </w:r>
    </w:p>
    <w:p w14:paraId="6A949584" w14:textId="3CAC79B0" w:rsidR="00AB5699" w:rsidRPr="00BD0B06" w:rsidRDefault="00AB5699" w:rsidP="00DB6C9D">
      <w:pPr>
        <w:rPr>
          <w:rFonts w:eastAsiaTheme="minorEastAsia" w:cstheme="minorHAnsi"/>
        </w:rPr>
      </w:pPr>
      <w:r w:rsidRPr="00BD0B06">
        <w:rPr>
          <w:rFonts w:eastAsiaTheme="minorEastAsia" w:cstheme="minorHAnsi"/>
        </w:rPr>
        <w:t xml:space="preserve">Table </w:t>
      </w:r>
      <w:r w:rsidR="00AF179A" w:rsidRPr="00BD0B06">
        <w:rPr>
          <w:rFonts w:eastAsiaTheme="minorEastAsia" w:cstheme="minorHAnsi"/>
        </w:rPr>
        <w:t>7</w:t>
      </w:r>
      <w:r w:rsidRPr="00BD0B06">
        <w:rPr>
          <w:rFonts w:eastAsiaTheme="minorEastAsia" w:cstheme="minorHAnsi"/>
        </w:rPr>
        <w:t>. NF</w:t>
      </w:r>
      <w:r w:rsidRPr="00BD0B06">
        <w:rPr>
          <w:rFonts w:eastAsiaTheme="minorEastAsia" w:cstheme="minorHAnsi"/>
          <w:vertAlign w:val="subscript"/>
        </w:rPr>
        <w:t>3</w:t>
      </w:r>
      <w:r w:rsidRPr="00BD0B06">
        <w:rPr>
          <w:rFonts w:eastAsiaTheme="minorEastAsia" w:cstheme="minorHAnsi"/>
        </w:rPr>
        <w:t xml:space="preserve"> + </w:t>
      </w:r>
      <w:r w:rsidR="00F91F23" w:rsidRPr="00BD0B06">
        <w:rPr>
          <w:rFonts w:eastAsiaTheme="minorEastAsia" w:cstheme="minorHAnsi"/>
        </w:rPr>
        <w:t>K</w:t>
      </w:r>
      <w:r w:rsidRPr="00BD0B06">
        <w:rPr>
          <w:rFonts w:eastAsiaTheme="minorEastAsia" w:cstheme="minorHAnsi"/>
          <w:vertAlign w:val="subscript"/>
        </w:rPr>
        <w:t>2</w:t>
      </w:r>
      <w:r w:rsidRPr="00BD0B06">
        <w:rPr>
          <w:rFonts w:eastAsiaTheme="minorEastAsia" w:cstheme="minorHAnsi"/>
        </w:rPr>
        <w:t xml:space="preserve">O and HF + </w:t>
      </w:r>
      <w:r w:rsidR="00F91F23" w:rsidRPr="00BD0B06">
        <w:rPr>
          <w:rFonts w:eastAsiaTheme="minorEastAsia" w:cstheme="minorHAnsi"/>
        </w:rPr>
        <w:t>K</w:t>
      </w:r>
      <w:r w:rsidRPr="00BD0B06">
        <w:rPr>
          <w:rFonts w:eastAsiaTheme="minorEastAsia" w:cstheme="minorHAnsi"/>
          <w:vertAlign w:val="subscript"/>
        </w:rPr>
        <w:t>2</w:t>
      </w:r>
      <w:r w:rsidRPr="00BD0B06">
        <w:rPr>
          <w:rFonts w:eastAsiaTheme="minorEastAsia" w:cstheme="minorHAnsi"/>
        </w:rPr>
        <w:t xml:space="preserve">O Gibbs energies of reaction </w:t>
      </w:r>
      <w:r w:rsidR="005B50D3" w:rsidRPr="00BD0B06">
        <w:rPr>
          <w:rFonts w:eastAsiaTheme="minorEastAsia" w:cstheme="minorHAnsi"/>
        </w:rPr>
        <w:fldChar w:fldCharType="begin"/>
      </w:r>
      <w:r w:rsidR="00AF4E58">
        <w:rPr>
          <w:rFonts w:eastAsiaTheme="minorEastAsia" w:cstheme="minorHAnsi"/>
        </w:rPr>
        <w:instrText xml:space="preserve"> ADDIN ZOTERO_ITEM CSL_CITATION {"citationID":"8Hyk3xXj","properties":{"formattedCitation":"[31]","plainCitation":"[31]","noteIndex":0},"citationItems":[{"id":48,"uris":["http://zotero.org/users/8315333/items/937DY5BX",["http://zotero.org/users/8315333/items/937DY5BX"]],"itemData":{"id":48,"type":"report","language":"en","note":"DOI: 10.2172/1017120","number":"PNNL-19793, 1017120","page":"PNNL-19793, 1017120","source":"DOI.org (Crossref)","title":"Assessment of the Use of Nitrogen Trifluoride for Purifying Coolant and Heat Transfer Salts in the Fluoride Salt-Cooled High-Temperature Reactor","URL":"http://www.osti.gov/servlets/purl/1017120-KOwVs5/","author":[{"family":"Scheele","given":"Randall D."},{"family":"Casella","given":"Andrew M."}],"accessed":{"date-parts":[["2021",8,2]]},"issued":{"date-parts":[["2010",9,28]]}}}],"schema":"https://github.com/citation-style-language/schema/raw/master/csl-citation.json"} </w:instrText>
      </w:r>
      <w:r w:rsidR="005B50D3" w:rsidRPr="00BD0B06">
        <w:rPr>
          <w:rFonts w:eastAsiaTheme="minorEastAsia" w:cstheme="minorHAnsi"/>
        </w:rPr>
        <w:fldChar w:fldCharType="separate"/>
      </w:r>
      <w:r w:rsidR="00BD27E1" w:rsidRPr="00BD27E1">
        <w:rPr>
          <w:rFonts w:ascii="Calibri" w:hAnsi="Calibri" w:cs="Calibri"/>
        </w:rPr>
        <w:t>[31]</w:t>
      </w:r>
      <w:r w:rsidR="005B50D3" w:rsidRPr="00BD0B06">
        <w:rPr>
          <w:rFonts w:eastAsiaTheme="minorEastAsia" w:cstheme="minorHAnsi"/>
        </w:rPr>
        <w:fldChar w:fldCharType="end"/>
      </w:r>
      <w:r w:rsidR="005A7CB8" w:rsidRPr="00BD0B06">
        <w:rPr>
          <w:rFonts w:eastAsiaTheme="minorEastAsia" w:cstheme="minorHAnsi"/>
        </w:rPr>
        <w:t>.</w:t>
      </w:r>
      <w:r w:rsidR="00544A1E" w:rsidRPr="00BD0B06">
        <w:rPr>
          <w:rFonts w:cstheme="minorHAnsi"/>
          <w:noProof/>
        </w:rPr>
        <w:t xml:space="preserve"> </w:t>
      </w:r>
      <w:r w:rsidR="00544A1E" w:rsidRPr="00BD0B06">
        <w:rPr>
          <w:rFonts w:cstheme="minorHAnsi"/>
          <w:noProof/>
        </w:rPr>
        <w:drawing>
          <wp:inline distT="0" distB="0" distL="0" distR="0" wp14:anchorId="47F176EA" wp14:editId="1BD08985">
            <wp:extent cx="5943600" cy="1897380"/>
            <wp:effectExtent l="0" t="0" r="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897380"/>
                    </a:xfrm>
                    <a:prstGeom prst="rect">
                      <a:avLst/>
                    </a:prstGeom>
                  </pic:spPr>
                </pic:pic>
              </a:graphicData>
            </a:graphic>
          </wp:inline>
        </w:drawing>
      </w:r>
    </w:p>
    <w:p w14:paraId="277EB0E9" w14:textId="7531B2E5" w:rsidR="00AB5699" w:rsidRPr="00BD0B06" w:rsidRDefault="00AB5699" w:rsidP="00DB6C9D">
      <w:pPr>
        <w:rPr>
          <w:rFonts w:eastAsiaTheme="minorEastAsia" w:cstheme="minorHAnsi"/>
        </w:rPr>
      </w:pPr>
      <w:r w:rsidRPr="00BD0B06">
        <w:rPr>
          <w:rFonts w:eastAsiaTheme="minorEastAsia" w:cstheme="minorHAnsi"/>
        </w:rPr>
        <w:t xml:space="preserve">Table </w:t>
      </w:r>
      <w:r w:rsidR="00AF179A" w:rsidRPr="00BD0B06">
        <w:rPr>
          <w:rFonts w:eastAsiaTheme="minorEastAsia" w:cstheme="minorHAnsi"/>
        </w:rPr>
        <w:t>8</w:t>
      </w:r>
      <w:r w:rsidRPr="00BD0B06">
        <w:rPr>
          <w:rFonts w:eastAsiaTheme="minorEastAsia" w:cstheme="minorHAnsi"/>
        </w:rPr>
        <w:t>. NF</w:t>
      </w:r>
      <w:r w:rsidRPr="00BD0B06">
        <w:rPr>
          <w:rFonts w:eastAsiaTheme="minorEastAsia" w:cstheme="minorHAnsi"/>
          <w:vertAlign w:val="subscript"/>
        </w:rPr>
        <w:t>3</w:t>
      </w:r>
      <w:r w:rsidRPr="00BD0B06">
        <w:rPr>
          <w:rFonts w:eastAsiaTheme="minorEastAsia" w:cstheme="minorHAnsi"/>
        </w:rPr>
        <w:t xml:space="preserve"> + </w:t>
      </w:r>
      <w:r w:rsidR="00F91F23" w:rsidRPr="00BD0B06">
        <w:rPr>
          <w:rFonts w:eastAsiaTheme="minorEastAsia" w:cstheme="minorHAnsi"/>
        </w:rPr>
        <w:t>NaOH</w:t>
      </w:r>
      <w:r w:rsidRPr="00BD0B06">
        <w:rPr>
          <w:rFonts w:eastAsiaTheme="minorEastAsia" w:cstheme="minorHAnsi"/>
        </w:rPr>
        <w:t xml:space="preserve"> and HF + </w:t>
      </w:r>
      <w:r w:rsidR="00F91F23" w:rsidRPr="00BD0B06">
        <w:rPr>
          <w:rFonts w:eastAsiaTheme="minorEastAsia" w:cstheme="minorHAnsi"/>
        </w:rPr>
        <w:t>NaOH</w:t>
      </w:r>
      <w:r w:rsidRPr="00BD0B06">
        <w:rPr>
          <w:rFonts w:eastAsiaTheme="minorEastAsia" w:cstheme="minorHAnsi"/>
        </w:rPr>
        <w:t xml:space="preserve"> Gibbs energies of reaction </w:t>
      </w:r>
      <w:r w:rsidR="005B50D3" w:rsidRPr="00BD0B06">
        <w:rPr>
          <w:rFonts w:eastAsiaTheme="minorEastAsia" w:cstheme="minorHAnsi"/>
        </w:rPr>
        <w:fldChar w:fldCharType="begin"/>
      </w:r>
      <w:r w:rsidR="00AF4E58">
        <w:rPr>
          <w:rFonts w:eastAsiaTheme="minorEastAsia" w:cstheme="minorHAnsi"/>
        </w:rPr>
        <w:instrText xml:space="preserve"> ADDIN ZOTERO_ITEM CSL_CITATION {"citationID":"sY692WPW","properties":{"formattedCitation":"[31]","plainCitation":"[31]","noteIndex":0},"citationItems":[{"id":48,"uris":["http://zotero.org/users/8315333/items/937DY5BX",["http://zotero.org/users/8315333/items/937DY5BX"]],"itemData":{"id":48,"type":"report","language":"en","note":"DOI: 10.2172/1017120","number":"PNNL-19793, 1017120","page":"PNNL-19793, 1017120","source":"DOI.org (Crossref)","title":"Assessment of the Use of Nitrogen Trifluoride for Purifying Coolant and Heat Transfer Salts in the Fluoride Salt-Cooled High-Temperature Reactor","URL":"http://www.osti.gov/servlets/purl/1017120-KOwVs5/","author":[{"family":"Scheele","given":"Randall D."},{"family":"Casella","given":"Andrew M."}],"accessed":{"date-parts":[["2021",8,2]]},"issued":{"date-parts":[["2010",9,28]]}}}],"schema":"https://github.com/citation-style-language/schema/raw/master/csl-citation.json"} </w:instrText>
      </w:r>
      <w:r w:rsidR="005B50D3" w:rsidRPr="00BD0B06">
        <w:rPr>
          <w:rFonts w:eastAsiaTheme="minorEastAsia" w:cstheme="minorHAnsi"/>
        </w:rPr>
        <w:fldChar w:fldCharType="separate"/>
      </w:r>
      <w:r w:rsidR="00BD27E1" w:rsidRPr="00BD27E1">
        <w:rPr>
          <w:rFonts w:ascii="Calibri" w:hAnsi="Calibri" w:cs="Calibri"/>
        </w:rPr>
        <w:t>[31]</w:t>
      </w:r>
      <w:r w:rsidR="005B50D3" w:rsidRPr="00BD0B06">
        <w:rPr>
          <w:rFonts w:eastAsiaTheme="minorEastAsia" w:cstheme="minorHAnsi"/>
        </w:rPr>
        <w:fldChar w:fldCharType="end"/>
      </w:r>
      <w:r w:rsidR="005A7CB8" w:rsidRPr="00BD0B06">
        <w:rPr>
          <w:rFonts w:eastAsiaTheme="minorEastAsia" w:cstheme="minorHAnsi"/>
        </w:rPr>
        <w:t>.</w:t>
      </w:r>
      <w:r w:rsidR="00DE1FF7" w:rsidRPr="00BD0B06">
        <w:rPr>
          <w:rFonts w:cstheme="minorHAnsi"/>
          <w:noProof/>
        </w:rPr>
        <w:t xml:space="preserve"> </w:t>
      </w:r>
      <w:r w:rsidR="00DE1FF7" w:rsidRPr="00BD0B06">
        <w:rPr>
          <w:rFonts w:cstheme="minorHAnsi"/>
          <w:noProof/>
        </w:rPr>
        <w:drawing>
          <wp:inline distT="0" distB="0" distL="0" distR="0" wp14:anchorId="11C8ADDD" wp14:editId="3FB355C3">
            <wp:extent cx="5943600" cy="1881505"/>
            <wp:effectExtent l="0" t="0" r="0"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1881505"/>
                    </a:xfrm>
                    <a:prstGeom prst="rect">
                      <a:avLst/>
                    </a:prstGeom>
                  </pic:spPr>
                </pic:pic>
              </a:graphicData>
            </a:graphic>
          </wp:inline>
        </w:drawing>
      </w:r>
    </w:p>
    <w:p w14:paraId="3FF551DB" w14:textId="6246F695" w:rsidR="00AF179A" w:rsidRPr="00BD0B06" w:rsidRDefault="00AB5699" w:rsidP="00666979">
      <w:pPr>
        <w:rPr>
          <w:rFonts w:eastAsiaTheme="minorEastAsia" w:cstheme="minorHAnsi"/>
        </w:rPr>
      </w:pPr>
      <w:r w:rsidRPr="00BD0B06">
        <w:rPr>
          <w:rFonts w:eastAsiaTheme="minorEastAsia" w:cstheme="minorHAnsi"/>
        </w:rPr>
        <w:lastRenderedPageBreak/>
        <w:t xml:space="preserve">Table </w:t>
      </w:r>
      <w:r w:rsidR="00AF179A" w:rsidRPr="00BD0B06">
        <w:rPr>
          <w:rFonts w:eastAsiaTheme="minorEastAsia" w:cstheme="minorHAnsi"/>
        </w:rPr>
        <w:t>9</w:t>
      </w:r>
      <w:r w:rsidRPr="00BD0B06">
        <w:rPr>
          <w:rFonts w:eastAsiaTheme="minorEastAsia" w:cstheme="minorHAnsi"/>
        </w:rPr>
        <w:t>. NF</w:t>
      </w:r>
      <w:r w:rsidRPr="00BD0B06">
        <w:rPr>
          <w:rFonts w:eastAsiaTheme="minorEastAsia" w:cstheme="minorHAnsi"/>
          <w:vertAlign w:val="subscript"/>
        </w:rPr>
        <w:t>3</w:t>
      </w:r>
      <w:r w:rsidRPr="00BD0B06">
        <w:rPr>
          <w:rFonts w:eastAsiaTheme="minorEastAsia" w:cstheme="minorHAnsi"/>
        </w:rPr>
        <w:t xml:space="preserve"> + </w:t>
      </w:r>
      <w:r w:rsidR="00F91F23" w:rsidRPr="00BD0B06">
        <w:rPr>
          <w:rFonts w:eastAsiaTheme="minorEastAsia" w:cstheme="minorHAnsi"/>
        </w:rPr>
        <w:t>KOH</w:t>
      </w:r>
      <w:r w:rsidRPr="00BD0B06">
        <w:rPr>
          <w:rFonts w:eastAsiaTheme="minorEastAsia" w:cstheme="minorHAnsi"/>
        </w:rPr>
        <w:t xml:space="preserve"> and HF + </w:t>
      </w:r>
      <w:r w:rsidR="00F91F23" w:rsidRPr="00BD0B06">
        <w:rPr>
          <w:rFonts w:eastAsiaTheme="minorEastAsia" w:cstheme="minorHAnsi"/>
        </w:rPr>
        <w:t>K</w:t>
      </w:r>
      <w:r w:rsidR="00AF179A" w:rsidRPr="00BD0B06">
        <w:rPr>
          <w:rFonts w:eastAsiaTheme="minorEastAsia" w:cstheme="minorHAnsi"/>
        </w:rPr>
        <w:t>OH</w:t>
      </w:r>
      <w:r w:rsidRPr="00BD0B06">
        <w:rPr>
          <w:rFonts w:eastAsiaTheme="minorEastAsia" w:cstheme="minorHAnsi"/>
        </w:rPr>
        <w:t xml:space="preserve"> Gibbs energies of reaction </w:t>
      </w:r>
      <w:r w:rsidR="005E3E8D" w:rsidRPr="00BD0B06">
        <w:rPr>
          <w:rFonts w:eastAsiaTheme="minorEastAsia" w:cstheme="minorHAnsi"/>
        </w:rPr>
        <w:fldChar w:fldCharType="begin"/>
      </w:r>
      <w:r w:rsidR="00AF4E58">
        <w:rPr>
          <w:rFonts w:eastAsiaTheme="minorEastAsia" w:cstheme="minorHAnsi"/>
        </w:rPr>
        <w:instrText xml:space="preserve"> ADDIN ZOTERO_ITEM CSL_CITATION {"citationID":"yLEalUSu","properties":{"formattedCitation":"[31]","plainCitation":"[31]","noteIndex":0},"citationItems":[{"id":48,"uris":["http://zotero.org/users/8315333/items/937DY5BX",["http://zotero.org/users/8315333/items/937DY5BX"]],"itemData":{"id":48,"type":"report","language":"en","note":"DOI: 10.2172/1017120","number":"PNNL-19793, 1017120","page":"PNNL-19793, 1017120","source":"DOI.org (Crossref)","title":"Assessment of the Use of Nitrogen Trifluoride for Purifying Coolant and Heat Transfer Salts in the Fluoride Salt-Cooled High-Temperature Reactor","URL":"http://www.osti.gov/servlets/purl/1017120-KOwVs5/","author":[{"family":"Scheele","given":"Randall D."},{"family":"Casella","given":"Andrew M."}],"accessed":{"date-parts":[["2021",8,2]]},"issued":{"date-parts":[["2010",9,28]]}}}],"schema":"https://github.com/citation-style-language/schema/raw/master/csl-citation.json"} </w:instrText>
      </w:r>
      <w:r w:rsidR="005E3E8D" w:rsidRPr="00BD0B06">
        <w:rPr>
          <w:rFonts w:eastAsiaTheme="minorEastAsia" w:cstheme="minorHAnsi"/>
        </w:rPr>
        <w:fldChar w:fldCharType="separate"/>
      </w:r>
      <w:r w:rsidR="00BD27E1" w:rsidRPr="00BD27E1">
        <w:rPr>
          <w:rFonts w:ascii="Calibri" w:hAnsi="Calibri" w:cs="Calibri"/>
        </w:rPr>
        <w:t>[31]</w:t>
      </w:r>
      <w:r w:rsidR="005E3E8D" w:rsidRPr="00BD0B06">
        <w:rPr>
          <w:rFonts w:eastAsiaTheme="minorEastAsia" w:cstheme="minorHAnsi"/>
        </w:rPr>
        <w:fldChar w:fldCharType="end"/>
      </w:r>
      <w:r w:rsidR="005A7CB8" w:rsidRPr="00BD0B06">
        <w:rPr>
          <w:rFonts w:eastAsiaTheme="minorEastAsia" w:cstheme="minorHAnsi"/>
        </w:rPr>
        <w:t>.</w:t>
      </w:r>
      <w:r w:rsidR="00687567" w:rsidRPr="00BD0B06">
        <w:rPr>
          <w:rFonts w:cstheme="minorHAnsi"/>
          <w:noProof/>
        </w:rPr>
        <w:t xml:space="preserve"> </w:t>
      </w:r>
      <w:r w:rsidR="00687567" w:rsidRPr="00BD0B06">
        <w:rPr>
          <w:rFonts w:cstheme="minorHAnsi"/>
          <w:noProof/>
        </w:rPr>
        <w:drawing>
          <wp:inline distT="0" distB="0" distL="0" distR="0" wp14:anchorId="3E00D6C9" wp14:editId="427082FC">
            <wp:extent cx="5943600" cy="1905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1905000"/>
                    </a:xfrm>
                    <a:prstGeom prst="rect">
                      <a:avLst/>
                    </a:prstGeom>
                  </pic:spPr>
                </pic:pic>
              </a:graphicData>
            </a:graphic>
          </wp:inline>
        </w:drawing>
      </w:r>
    </w:p>
    <w:p w14:paraId="520BDB6C" w14:textId="324E135A" w:rsidR="00AF179A" w:rsidRPr="00BD0B06" w:rsidRDefault="00AF179A" w:rsidP="00AF179A">
      <w:pPr>
        <w:rPr>
          <w:rFonts w:eastAsiaTheme="minorEastAsia" w:cstheme="minorHAnsi"/>
        </w:rPr>
      </w:pPr>
      <w:r w:rsidRPr="00BD0B06">
        <w:rPr>
          <w:rFonts w:eastAsiaTheme="minorEastAsia" w:cstheme="minorHAnsi"/>
        </w:rPr>
        <w:t>Table 10. NF</w:t>
      </w:r>
      <w:r w:rsidRPr="00BD0B06">
        <w:rPr>
          <w:rFonts w:eastAsiaTheme="minorEastAsia" w:cstheme="minorHAnsi"/>
          <w:vertAlign w:val="subscript"/>
        </w:rPr>
        <w:t>3</w:t>
      </w:r>
      <w:r w:rsidRPr="00BD0B06">
        <w:rPr>
          <w:rFonts w:eastAsiaTheme="minorEastAsia" w:cstheme="minorHAnsi"/>
        </w:rPr>
        <w:t xml:space="preserve"> + UO</w:t>
      </w:r>
      <w:r w:rsidRPr="00BD0B06">
        <w:rPr>
          <w:rFonts w:eastAsiaTheme="minorEastAsia" w:cstheme="minorHAnsi"/>
          <w:vertAlign w:val="subscript"/>
        </w:rPr>
        <w:t>2</w:t>
      </w:r>
      <w:r w:rsidRPr="00BD0B06">
        <w:rPr>
          <w:rFonts w:eastAsiaTheme="minorEastAsia" w:cstheme="minorHAnsi"/>
        </w:rPr>
        <w:t xml:space="preserve"> and HF + UO</w:t>
      </w:r>
      <w:r w:rsidRPr="00BD0B06">
        <w:rPr>
          <w:rFonts w:eastAsiaTheme="minorEastAsia" w:cstheme="minorHAnsi"/>
          <w:vertAlign w:val="subscript"/>
        </w:rPr>
        <w:t>2</w:t>
      </w:r>
      <w:r w:rsidRPr="00BD0B06">
        <w:rPr>
          <w:rFonts w:eastAsiaTheme="minorEastAsia" w:cstheme="minorHAnsi"/>
        </w:rPr>
        <w:t xml:space="preserve"> Gibbs energies of reaction </w:t>
      </w:r>
      <w:r w:rsidR="005E3E8D" w:rsidRPr="00BD0B06">
        <w:rPr>
          <w:rFonts w:eastAsiaTheme="minorEastAsia" w:cstheme="minorHAnsi"/>
        </w:rPr>
        <w:fldChar w:fldCharType="begin"/>
      </w:r>
      <w:r w:rsidR="00AF4E58">
        <w:rPr>
          <w:rFonts w:eastAsiaTheme="minorEastAsia" w:cstheme="minorHAnsi"/>
        </w:rPr>
        <w:instrText xml:space="preserve"> ADDIN ZOTERO_ITEM CSL_CITATION {"citationID":"ZxTPehfH","properties":{"formattedCitation":"[31]","plainCitation":"[31]","noteIndex":0},"citationItems":[{"id":48,"uris":["http://zotero.org/users/8315333/items/937DY5BX",["http://zotero.org/users/8315333/items/937DY5BX"]],"itemData":{"id":48,"type":"report","language":"en","note":"DOI: 10.2172/1017120","number":"PNNL-19793, 1017120","page":"PNNL-19793, 1017120","source":"DOI.org (Crossref)","title":"Assessment of the Use of Nitrogen Trifluoride for Purifying Coolant and Heat Transfer Salts in the Fluoride Salt-Cooled High-Temperature Reactor","URL":"http://www.osti.gov/servlets/purl/1017120-KOwVs5/","author":[{"family":"Scheele","given":"Randall D."},{"family":"Casella","given":"Andrew M."}],"accessed":{"date-parts":[["2021",8,2]]},"issued":{"date-parts":[["2010",9,28]]}}}],"schema":"https://github.com/citation-style-language/schema/raw/master/csl-citation.json"} </w:instrText>
      </w:r>
      <w:r w:rsidR="005E3E8D" w:rsidRPr="00BD0B06">
        <w:rPr>
          <w:rFonts w:eastAsiaTheme="minorEastAsia" w:cstheme="minorHAnsi"/>
        </w:rPr>
        <w:fldChar w:fldCharType="separate"/>
      </w:r>
      <w:r w:rsidR="00BD27E1" w:rsidRPr="00BD27E1">
        <w:rPr>
          <w:rFonts w:ascii="Calibri" w:hAnsi="Calibri" w:cs="Calibri"/>
        </w:rPr>
        <w:t>[31]</w:t>
      </w:r>
      <w:r w:rsidR="005E3E8D" w:rsidRPr="00BD0B06">
        <w:rPr>
          <w:rFonts w:eastAsiaTheme="minorEastAsia" w:cstheme="minorHAnsi"/>
        </w:rPr>
        <w:fldChar w:fldCharType="end"/>
      </w:r>
      <w:r w:rsidR="005A7CB8" w:rsidRPr="00BD0B06">
        <w:rPr>
          <w:rFonts w:eastAsiaTheme="minorEastAsia" w:cstheme="minorHAnsi"/>
        </w:rPr>
        <w:t>.</w:t>
      </w:r>
      <w:r w:rsidR="00672D2E" w:rsidRPr="00BD0B06">
        <w:rPr>
          <w:rFonts w:cstheme="minorHAnsi"/>
          <w:noProof/>
        </w:rPr>
        <w:t xml:space="preserve"> </w:t>
      </w:r>
      <w:r w:rsidR="00672D2E" w:rsidRPr="00BD0B06">
        <w:rPr>
          <w:rFonts w:cstheme="minorHAnsi"/>
          <w:noProof/>
        </w:rPr>
        <w:drawing>
          <wp:inline distT="0" distB="0" distL="0" distR="0" wp14:anchorId="1B75270D" wp14:editId="26A87165">
            <wp:extent cx="5943600" cy="192532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925320"/>
                    </a:xfrm>
                    <a:prstGeom prst="rect">
                      <a:avLst/>
                    </a:prstGeom>
                  </pic:spPr>
                </pic:pic>
              </a:graphicData>
            </a:graphic>
          </wp:inline>
        </w:drawing>
      </w:r>
    </w:p>
    <w:p w14:paraId="04372179" w14:textId="794F7718" w:rsidR="00AF179A" w:rsidRPr="00BD0B06" w:rsidRDefault="00AF179A" w:rsidP="00666979">
      <w:pPr>
        <w:rPr>
          <w:rFonts w:eastAsiaTheme="minorEastAsia" w:cstheme="minorHAnsi"/>
        </w:rPr>
      </w:pPr>
      <w:r w:rsidRPr="00BD0B06">
        <w:rPr>
          <w:rFonts w:eastAsiaTheme="minorEastAsia" w:cstheme="minorHAnsi"/>
        </w:rPr>
        <w:t>Table 11. NF</w:t>
      </w:r>
      <w:r w:rsidRPr="00BD0B06">
        <w:rPr>
          <w:rFonts w:eastAsiaTheme="minorEastAsia" w:cstheme="minorHAnsi"/>
          <w:vertAlign w:val="subscript"/>
        </w:rPr>
        <w:t>3</w:t>
      </w:r>
      <w:r w:rsidRPr="00BD0B06">
        <w:rPr>
          <w:rFonts w:eastAsiaTheme="minorEastAsia" w:cstheme="minorHAnsi"/>
        </w:rPr>
        <w:t xml:space="preserve"> + C and HF + C Gibbs energies of reaction </w:t>
      </w:r>
      <w:r w:rsidR="005E3E8D" w:rsidRPr="00BD0B06">
        <w:rPr>
          <w:rFonts w:eastAsiaTheme="minorEastAsia" w:cstheme="minorHAnsi"/>
        </w:rPr>
        <w:fldChar w:fldCharType="begin"/>
      </w:r>
      <w:r w:rsidR="00AF4E58">
        <w:rPr>
          <w:rFonts w:eastAsiaTheme="minorEastAsia" w:cstheme="minorHAnsi"/>
        </w:rPr>
        <w:instrText xml:space="preserve"> ADDIN ZOTERO_ITEM CSL_CITATION {"citationID":"2ol3vNG1","properties":{"formattedCitation":"[31]","plainCitation":"[31]","noteIndex":0},"citationItems":[{"id":48,"uris":["http://zotero.org/users/8315333/items/937DY5BX",["http://zotero.org/users/8315333/items/937DY5BX"]],"itemData":{"id":48,"type":"report","language":"en","note":"DOI: 10.2172/1017120","number":"PNNL-19793, 1017120","page":"PNNL-19793, 1017120","source":"DOI.org (Crossref)","title":"Assessment of the Use of Nitrogen Trifluoride for Purifying Coolant and Heat Transfer Salts in the Fluoride Salt-Cooled High-Temperature Reactor","URL":"http://www.osti.gov/servlets/purl/1017120-KOwVs5/","author":[{"family":"Scheele","given":"Randall D."},{"family":"Casella","given":"Andrew M."}],"accessed":{"date-parts":[["2021",8,2]]},"issued":{"date-parts":[["2010",9,28]]}}}],"schema":"https://github.com/citation-style-language/schema/raw/master/csl-citation.json"} </w:instrText>
      </w:r>
      <w:r w:rsidR="005E3E8D" w:rsidRPr="00BD0B06">
        <w:rPr>
          <w:rFonts w:eastAsiaTheme="minorEastAsia" w:cstheme="minorHAnsi"/>
        </w:rPr>
        <w:fldChar w:fldCharType="separate"/>
      </w:r>
      <w:r w:rsidR="00BD27E1" w:rsidRPr="00BD27E1">
        <w:rPr>
          <w:rFonts w:ascii="Calibri" w:hAnsi="Calibri" w:cs="Calibri"/>
        </w:rPr>
        <w:t>[31]</w:t>
      </w:r>
      <w:r w:rsidR="005E3E8D" w:rsidRPr="00BD0B06">
        <w:rPr>
          <w:rFonts w:eastAsiaTheme="minorEastAsia" w:cstheme="minorHAnsi"/>
        </w:rPr>
        <w:fldChar w:fldCharType="end"/>
      </w:r>
      <w:r w:rsidR="005A7CB8" w:rsidRPr="00BD0B06">
        <w:rPr>
          <w:rFonts w:eastAsiaTheme="minorEastAsia" w:cstheme="minorHAnsi"/>
        </w:rPr>
        <w:t>.</w:t>
      </w:r>
      <w:r w:rsidR="00CD7CB4" w:rsidRPr="00BD0B06">
        <w:rPr>
          <w:rFonts w:cstheme="minorHAnsi"/>
          <w:noProof/>
        </w:rPr>
        <w:t xml:space="preserve"> </w:t>
      </w:r>
      <w:r w:rsidR="00CD7CB4" w:rsidRPr="00BD0B06">
        <w:rPr>
          <w:rFonts w:cstheme="minorHAnsi"/>
          <w:noProof/>
        </w:rPr>
        <w:drawing>
          <wp:inline distT="0" distB="0" distL="0" distR="0" wp14:anchorId="6677B65E" wp14:editId="7137D14A">
            <wp:extent cx="5943600" cy="1899285"/>
            <wp:effectExtent l="0" t="0" r="0"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1899285"/>
                    </a:xfrm>
                    <a:prstGeom prst="rect">
                      <a:avLst/>
                    </a:prstGeom>
                  </pic:spPr>
                </pic:pic>
              </a:graphicData>
            </a:graphic>
          </wp:inline>
        </w:drawing>
      </w:r>
    </w:p>
    <w:p w14:paraId="080F0B39" w14:textId="3D819037" w:rsidR="007C552D" w:rsidRPr="00BD0B06" w:rsidRDefault="007C552D" w:rsidP="00666979">
      <w:pPr>
        <w:rPr>
          <w:rFonts w:eastAsiaTheme="minorEastAsia" w:cstheme="minorHAnsi"/>
        </w:rPr>
      </w:pPr>
      <w:r w:rsidRPr="00BD0B06">
        <w:rPr>
          <w:rFonts w:eastAsiaTheme="minorEastAsia" w:cstheme="minorHAnsi"/>
        </w:rPr>
        <w:lastRenderedPageBreak/>
        <w:t>Table 12. NF</w:t>
      </w:r>
      <w:r w:rsidRPr="00BD0B06">
        <w:rPr>
          <w:rFonts w:eastAsiaTheme="minorEastAsia" w:cstheme="minorHAnsi"/>
          <w:vertAlign w:val="subscript"/>
        </w:rPr>
        <w:t>3</w:t>
      </w:r>
      <w:r w:rsidRPr="00BD0B06">
        <w:rPr>
          <w:rFonts w:eastAsiaTheme="minorEastAsia" w:cstheme="minorHAnsi"/>
        </w:rPr>
        <w:t xml:space="preserve"> + </w:t>
      </w:r>
      <w:proofErr w:type="spellStart"/>
      <w:r w:rsidRPr="00BD0B06">
        <w:rPr>
          <w:rFonts w:eastAsiaTheme="minorEastAsia" w:cstheme="minorHAnsi"/>
        </w:rPr>
        <w:t>SiC</w:t>
      </w:r>
      <w:proofErr w:type="spellEnd"/>
      <w:r w:rsidRPr="00BD0B06">
        <w:rPr>
          <w:rFonts w:eastAsiaTheme="minorEastAsia" w:cstheme="minorHAnsi"/>
        </w:rPr>
        <w:t xml:space="preserve"> and HF + </w:t>
      </w:r>
      <w:proofErr w:type="spellStart"/>
      <w:r w:rsidRPr="00BD0B06">
        <w:rPr>
          <w:rFonts w:eastAsiaTheme="minorEastAsia" w:cstheme="minorHAnsi"/>
        </w:rPr>
        <w:t>SiC</w:t>
      </w:r>
      <w:proofErr w:type="spellEnd"/>
      <w:r w:rsidRPr="00BD0B06">
        <w:rPr>
          <w:rFonts w:eastAsiaTheme="minorEastAsia" w:cstheme="minorHAnsi"/>
        </w:rPr>
        <w:t xml:space="preserve"> Gibbs energies of reaction </w:t>
      </w:r>
      <w:r w:rsidR="005E3E8D" w:rsidRPr="00BD0B06">
        <w:rPr>
          <w:rFonts w:eastAsiaTheme="minorEastAsia" w:cstheme="minorHAnsi"/>
        </w:rPr>
        <w:fldChar w:fldCharType="begin"/>
      </w:r>
      <w:r w:rsidR="00AF4E58">
        <w:rPr>
          <w:rFonts w:eastAsiaTheme="minorEastAsia" w:cstheme="minorHAnsi"/>
        </w:rPr>
        <w:instrText xml:space="preserve"> ADDIN ZOTERO_ITEM CSL_CITATION {"citationID":"tQk59ZkN","properties":{"formattedCitation":"[31]","plainCitation":"[31]","noteIndex":0},"citationItems":[{"id":48,"uris":["http://zotero.org/users/8315333/items/937DY5BX",["http://zotero.org/users/8315333/items/937DY5BX"]],"itemData":{"id":48,"type":"report","language":"en","note":"DOI: 10.2172/1017120","number":"PNNL-19793, 1017120","page":"PNNL-19793, 1017120","source":"DOI.org (Crossref)","title":"Assessment of the Use of Nitrogen Trifluoride for Purifying Coolant and Heat Transfer Salts in the Fluoride Salt-Cooled High-Temperature Reactor","URL":"http://www.osti.gov/servlets/purl/1017120-KOwVs5/","author":[{"family":"Scheele","given":"Randall D."},{"family":"Casella","given":"Andrew M."}],"accessed":{"date-parts":[["2021",8,2]]},"issued":{"date-parts":[["2010",9,28]]}}}],"schema":"https://github.com/citation-style-language/schema/raw/master/csl-citation.json"} </w:instrText>
      </w:r>
      <w:r w:rsidR="005E3E8D" w:rsidRPr="00BD0B06">
        <w:rPr>
          <w:rFonts w:eastAsiaTheme="minorEastAsia" w:cstheme="minorHAnsi"/>
        </w:rPr>
        <w:fldChar w:fldCharType="separate"/>
      </w:r>
      <w:r w:rsidR="00BD27E1" w:rsidRPr="00BD27E1">
        <w:rPr>
          <w:rFonts w:ascii="Calibri" w:hAnsi="Calibri" w:cs="Calibri"/>
        </w:rPr>
        <w:t>[31]</w:t>
      </w:r>
      <w:r w:rsidR="005E3E8D" w:rsidRPr="00BD0B06">
        <w:rPr>
          <w:rFonts w:eastAsiaTheme="minorEastAsia" w:cstheme="minorHAnsi"/>
        </w:rPr>
        <w:fldChar w:fldCharType="end"/>
      </w:r>
      <w:r w:rsidR="005A7CB8" w:rsidRPr="00BD0B06">
        <w:rPr>
          <w:rFonts w:eastAsiaTheme="minorEastAsia" w:cstheme="minorHAnsi"/>
        </w:rPr>
        <w:t>.</w:t>
      </w:r>
      <w:r w:rsidR="005A7CB8" w:rsidRPr="00BD0B06">
        <w:rPr>
          <w:rFonts w:cstheme="minorHAnsi"/>
          <w:noProof/>
        </w:rPr>
        <w:t xml:space="preserve"> </w:t>
      </w:r>
      <w:r w:rsidR="005A7CB8" w:rsidRPr="00BD0B06">
        <w:rPr>
          <w:rFonts w:cstheme="minorHAnsi"/>
          <w:noProof/>
        </w:rPr>
        <w:drawing>
          <wp:inline distT="0" distB="0" distL="0" distR="0" wp14:anchorId="5B75C7E1" wp14:editId="6806080A">
            <wp:extent cx="5943600" cy="1897380"/>
            <wp:effectExtent l="0" t="0" r="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1897380"/>
                    </a:xfrm>
                    <a:prstGeom prst="rect">
                      <a:avLst/>
                    </a:prstGeom>
                  </pic:spPr>
                </pic:pic>
              </a:graphicData>
            </a:graphic>
          </wp:inline>
        </w:drawing>
      </w:r>
    </w:p>
    <w:p w14:paraId="6DCE4657" w14:textId="2252B821" w:rsidR="004429A4" w:rsidRPr="00BD0B06" w:rsidRDefault="00214E98" w:rsidP="007441AA">
      <w:pPr>
        <w:pStyle w:val="Heading4"/>
        <w:rPr>
          <w:rFonts w:asciiTheme="minorHAnsi" w:hAnsiTheme="minorHAnsi" w:cstheme="minorHAnsi"/>
        </w:rPr>
      </w:pPr>
      <w:r w:rsidRPr="00BD0B06">
        <w:rPr>
          <w:rFonts w:asciiTheme="minorHAnsi" w:hAnsiTheme="minorHAnsi" w:cstheme="minorHAnsi"/>
        </w:rPr>
        <w:t>4</w:t>
      </w:r>
      <w:r w:rsidR="004429A4" w:rsidRPr="00BD0B06">
        <w:rPr>
          <w:rFonts w:asciiTheme="minorHAnsi" w:hAnsiTheme="minorHAnsi" w:cstheme="minorHAnsi"/>
        </w:rPr>
        <w:t>.2.2 Kinetics</w:t>
      </w:r>
    </w:p>
    <w:p w14:paraId="3DC86730" w14:textId="28DC83E0" w:rsidR="004429A4" w:rsidRPr="00BD0B06" w:rsidRDefault="004429A4" w:rsidP="00666979">
      <w:pPr>
        <w:rPr>
          <w:rFonts w:cstheme="minorHAnsi"/>
        </w:rPr>
      </w:pPr>
      <w:r w:rsidRPr="00BD0B06">
        <w:rPr>
          <w:rFonts w:cstheme="minorHAnsi"/>
        </w:rPr>
        <w:t>No kinetic data is available for NF</w:t>
      </w:r>
      <w:r w:rsidRPr="00BD0B06">
        <w:rPr>
          <w:rFonts w:cstheme="minorHAnsi"/>
          <w:vertAlign w:val="subscript"/>
          <w:rPrChange w:id="65" w:author="Raiman, Stephen S" w:date="2021-03-08T13:03:00Z">
            <w:rPr/>
          </w:rPrChange>
        </w:rPr>
        <w:t>3</w:t>
      </w:r>
      <w:r w:rsidRPr="00BD0B06">
        <w:rPr>
          <w:rFonts w:cstheme="minorHAnsi"/>
        </w:rPr>
        <w:t xml:space="preserve"> purification of molten salt</w:t>
      </w:r>
      <w:r w:rsidR="002738A6" w:rsidRPr="00BD0B06">
        <w:rPr>
          <w:rFonts w:cstheme="minorHAnsi"/>
        </w:rPr>
        <w:t xml:space="preserve">; however, </w:t>
      </w:r>
      <w:r w:rsidR="00912367" w:rsidRPr="00BD0B06">
        <w:rPr>
          <w:rFonts w:cstheme="minorHAnsi"/>
        </w:rPr>
        <w:t xml:space="preserve">its </w:t>
      </w:r>
      <w:r w:rsidR="00BB6699" w:rsidRPr="00BD0B06">
        <w:rPr>
          <w:rFonts w:cstheme="minorHAnsi"/>
        </w:rPr>
        <w:t xml:space="preserve">likely </w:t>
      </w:r>
      <w:r w:rsidR="00912367" w:rsidRPr="00BD0B06">
        <w:rPr>
          <w:rFonts w:cstheme="minorHAnsi"/>
        </w:rPr>
        <w:t xml:space="preserve">lower </w:t>
      </w:r>
      <w:r w:rsidR="005D098A" w:rsidRPr="00BD0B06">
        <w:rPr>
          <w:rFonts w:cstheme="minorHAnsi"/>
        </w:rPr>
        <w:t xml:space="preserve">solubility </w:t>
      </w:r>
      <w:r w:rsidR="00BB6699" w:rsidRPr="00BD0B06">
        <w:rPr>
          <w:rFonts w:cstheme="minorHAnsi"/>
        </w:rPr>
        <w:t>in molten salts when compared to HF</w:t>
      </w:r>
      <w:r w:rsidR="007B1FE8" w:rsidRPr="00BD0B06">
        <w:rPr>
          <w:rFonts w:cstheme="minorHAnsi"/>
        </w:rPr>
        <w:t xml:space="preserve"> </w:t>
      </w:r>
      <w:r w:rsidR="00BB6699" w:rsidRPr="00BD0B06">
        <w:rPr>
          <w:rFonts w:cstheme="minorHAnsi"/>
        </w:rPr>
        <w:t>present</w:t>
      </w:r>
      <w:r w:rsidR="007B1FE8" w:rsidRPr="00BD0B06">
        <w:rPr>
          <w:rFonts w:cstheme="minorHAnsi"/>
        </w:rPr>
        <w:t>s</w:t>
      </w:r>
      <w:r w:rsidR="00BB6699" w:rsidRPr="00BD0B06">
        <w:rPr>
          <w:rFonts w:cstheme="minorHAnsi"/>
        </w:rPr>
        <w:t xml:space="preserve"> an </w:t>
      </w:r>
      <w:commentRangeStart w:id="66"/>
      <w:r w:rsidR="00BB6699" w:rsidRPr="00BD0B06">
        <w:rPr>
          <w:rFonts w:cstheme="minorHAnsi"/>
        </w:rPr>
        <w:t>issue</w:t>
      </w:r>
      <w:commentRangeEnd w:id="66"/>
      <w:r w:rsidR="002A44AB" w:rsidRPr="00BD0B06">
        <w:rPr>
          <w:rStyle w:val="CommentReference"/>
          <w:rFonts w:cstheme="minorHAnsi"/>
        </w:rPr>
        <w:commentReference w:id="66"/>
      </w:r>
      <w:r w:rsidR="00FA0380" w:rsidRPr="00BD0B06">
        <w:rPr>
          <w:rFonts w:cstheme="minorHAnsi"/>
        </w:rPr>
        <w:t xml:space="preserve"> </w:t>
      </w:r>
      <w:r w:rsidR="00FA0380" w:rsidRPr="00BD0B06">
        <w:rPr>
          <w:rFonts w:cstheme="minorHAnsi"/>
        </w:rPr>
        <w:fldChar w:fldCharType="begin"/>
      </w:r>
      <w:r w:rsidR="00AF4E58">
        <w:rPr>
          <w:rFonts w:cstheme="minorHAnsi"/>
        </w:rPr>
        <w:instrText xml:space="preserve"> ADDIN ZOTERO_ITEM CSL_CITATION {"citationID":"NkpXJSNn","properties":{"formattedCitation":"[40]","plainCitation":"[40]","noteIndex":0},"citationItems":[{"id":38,"uris":["http://zotero.org/users/8315333/items/25WUAIDN",["http://zotero.org/users/8315333/items/25WUAIDN"]],"itemData":{"id":38,"type":"report","abstract":"The use of the low temperature (&lt;100°C) volatility of various fluorides has long been considered a potential approach for separating used nuclear-fuel constituents, particularly uranium and plutonium. The typical fluorinating and oxidizing agent used to produce the volatile fluorides is chemically hazardous and is classified as a reactivity hazard. For example, thermal molecular fluorine and chlorine trifluoride are highly toxic and have the highest National Fire Protection Association chemical and hazard ratings. Because of their aggressive reactivity, when used to fluorinate used nuclear fuel constituent oxides, the volatile fluorides are produced simultaneously. To recover the valuable uranium and plutonium constituents, the volatile fluorides must be separated based on small differences in boiling points, sublimation temperatures, or trapped from the gas phase by selective fluoride salts. Not all chemically trapped constituents can be recovered but for those that can, thermal treatment with or without a fluorinating gas is required, thereby complicating the separations and recovery process for the valuable fuel constituents.","language":"en","note":"DOI: 10.2172/1028579","number":"PNNL-20775, 1028579","page":"PNNL-20775, 1028579","source":"DOI.org (Crossref)","title":"Nitrogen Trifluoride-Based Fluoride- Volatility Separations Process: Initial Studies","title-short":"Nitrogen Trifluoride-Based Fluoride- Volatility Separations Process","URL":"http://www.osti.gov/servlets/purl/1028579/","author":[{"family":"McNamara","given":"Bruce K."},{"family":"Scheele","given":"Randall D."},{"family":"Casella","given":"Andrew M."},{"family":"Kozelisky","given":"Anne E."}],"accessed":{"date-parts":[["2021",8,2]]},"issued":{"date-parts":[["2011",9,28]]}}}],"schema":"https://github.com/citation-style-language/schema/raw/master/csl-citation.json"} </w:instrText>
      </w:r>
      <w:r w:rsidR="00FA0380" w:rsidRPr="00BD0B06">
        <w:rPr>
          <w:rFonts w:cstheme="minorHAnsi"/>
        </w:rPr>
        <w:fldChar w:fldCharType="separate"/>
      </w:r>
      <w:r w:rsidR="0096168B" w:rsidRPr="0096168B">
        <w:rPr>
          <w:rFonts w:ascii="Calibri" w:hAnsi="Calibri" w:cs="Calibri"/>
        </w:rPr>
        <w:t>[40]</w:t>
      </w:r>
      <w:r w:rsidR="00FA0380" w:rsidRPr="00BD0B06">
        <w:rPr>
          <w:rFonts w:cstheme="minorHAnsi"/>
        </w:rPr>
        <w:fldChar w:fldCharType="end"/>
      </w:r>
      <w:r w:rsidR="00BB6699" w:rsidRPr="00BD0B06">
        <w:rPr>
          <w:rFonts w:cstheme="minorHAnsi"/>
        </w:rPr>
        <w:t xml:space="preserve">. The salt viscosity </w:t>
      </w:r>
      <w:r w:rsidR="000F1E4F" w:rsidRPr="00BD0B06">
        <w:rPr>
          <w:rFonts w:cstheme="minorHAnsi"/>
        </w:rPr>
        <w:t>n</w:t>
      </w:r>
      <w:r w:rsidR="004F0AEC" w:rsidRPr="00BD0B06">
        <w:rPr>
          <w:rFonts w:cstheme="minorHAnsi"/>
        </w:rPr>
        <w:t>eed</w:t>
      </w:r>
      <w:r w:rsidR="000F1E4F" w:rsidRPr="00BD0B06">
        <w:rPr>
          <w:rFonts w:cstheme="minorHAnsi"/>
        </w:rPr>
        <w:t>s</w:t>
      </w:r>
      <w:r w:rsidR="004F0AEC" w:rsidRPr="00BD0B06">
        <w:rPr>
          <w:rFonts w:cstheme="minorHAnsi"/>
        </w:rPr>
        <w:t xml:space="preserve"> to be optimized to maximize residence time of the NF</w:t>
      </w:r>
      <w:r w:rsidR="004F0AEC" w:rsidRPr="00BD0B06">
        <w:rPr>
          <w:rFonts w:cstheme="minorHAnsi"/>
          <w:vertAlign w:val="subscript"/>
          <w:rPrChange w:id="67" w:author="Raiman, Stephen S" w:date="2021-03-08T13:03:00Z">
            <w:rPr/>
          </w:rPrChange>
        </w:rPr>
        <w:t>3</w:t>
      </w:r>
      <w:r w:rsidR="004F0AEC" w:rsidRPr="00BD0B06">
        <w:rPr>
          <w:rFonts w:cstheme="minorHAnsi"/>
        </w:rPr>
        <w:t xml:space="preserve"> in the salt</w:t>
      </w:r>
      <w:ins w:id="68" w:author="Raiman, Stephen S" w:date="2021-03-08T13:02:00Z">
        <w:r w:rsidR="002A44AB" w:rsidRPr="00BD0B06">
          <w:rPr>
            <w:rFonts w:cstheme="minorHAnsi"/>
          </w:rPr>
          <w:t>,</w:t>
        </w:r>
      </w:ins>
      <w:r w:rsidR="004F0AEC" w:rsidRPr="00BD0B06">
        <w:rPr>
          <w:rFonts w:cstheme="minorHAnsi"/>
        </w:rPr>
        <w:t xml:space="preserve"> while also still allowing the </w:t>
      </w:r>
      <w:r w:rsidR="004A7002" w:rsidRPr="00BD0B06">
        <w:rPr>
          <w:rFonts w:cstheme="minorHAnsi"/>
        </w:rPr>
        <w:t>NF</w:t>
      </w:r>
      <w:r w:rsidR="004A7002" w:rsidRPr="00BD0B06">
        <w:rPr>
          <w:rFonts w:cstheme="minorHAnsi"/>
          <w:vertAlign w:val="subscript"/>
          <w:rPrChange w:id="69" w:author="Raiman, Stephen S" w:date="2021-03-08T13:03:00Z">
            <w:rPr/>
          </w:rPrChange>
        </w:rPr>
        <w:t>3</w:t>
      </w:r>
      <w:r w:rsidR="004A7002" w:rsidRPr="00BD0B06">
        <w:rPr>
          <w:rFonts w:cstheme="minorHAnsi"/>
        </w:rPr>
        <w:t xml:space="preserve"> to diffuse through the salt without becoming trapped.</w:t>
      </w:r>
      <w:r w:rsidR="00E31962" w:rsidRPr="00BD0B06">
        <w:rPr>
          <w:rFonts w:cstheme="minorHAnsi"/>
        </w:rPr>
        <w:t xml:space="preserve"> NF</w:t>
      </w:r>
      <w:r w:rsidR="00E31962" w:rsidRPr="00BD0B06">
        <w:rPr>
          <w:rFonts w:cstheme="minorHAnsi"/>
          <w:vertAlign w:val="subscript"/>
          <w:rPrChange w:id="70" w:author="Raiman, Stephen S" w:date="2021-03-08T13:03:00Z">
            <w:rPr/>
          </w:rPrChange>
        </w:rPr>
        <w:t>3</w:t>
      </w:r>
      <w:r w:rsidR="00E31962" w:rsidRPr="00BD0B06">
        <w:rPr>
          <w:rFonts w:cstheme="minorHAnsi"/>
        </w:rPr>
        <w:t xml:space="preserve"> also reacts in multistep </w:t>
      </w:r>
      <w:r w:rsidR="007E6404" w:rsidRPr="00BD0B06">
        <w:rPr>
          <w:rFonts w:cstheme="minorHAnsi"/>
        </w:rPr>
        <w:t xml:space="preserve">processes with some compounds which could lead to competing </w:t>
      </w:r>
      <w:commentRangeStart w:id="71"/>
      <w:r w:rsidR="007E6404" w:rsidRPr="00BD0B06">
        <w:rPr>
          <w:rFonts w:cstheme="minorHAnsi"/>
        </w:rPr>
        <w:t>reactions</w:t>
      </w:r>
      <w:commentRangeEnd w:id="71"/>
      <w:r w:rsidR="002A44AB" w:rsidRPr="00BD0B06">
        <w:rPr>
          <w:rStyle w:val="CommentReference"/>
          <w:rFonts w:cstheme="minorHAnsi"/>
        </w:rPr>
        <w:commentReference w:id="71"/>
      </w:r>
      <w:r w:rsidR="00451608" w:rsidRPr="00BD0B06">
        <w:rPr>
          <w:rFonts w:cstheme="minorHAnsi"/>
        </w:rPr>
        <w:t xml:space="preserve"> </w:t>
      </w:r>
      <w:r w:rsidR="00AB03B2" w:rsidRPr="00BD0B06">
        <w:rPr>
          <w:rFonts w:cstheme="minorHAnsi"/>
        </w:rPr>
        <w:fldChar w:fldCharType="begin"/>
      </w:r>
      <w:r w:rsidR="00AF4E58">
        <w:rPr>
          <w:rFonts w:cstheme="minorHAnsi"/>
        </w:rPr>
        <w:instrText xml:space="preserve"> ADDIN ZOTERO_ITEM CSL_CITATION {"citationID":"nA7Uj5jn","properties":{"formattedCitation":"[31], [40]","plainCitation":"[31], [40]","noteIndex":0},"citationItems":[{"id":48,"uris":["http://zotero.org/users/8315333/items/937DY5BX",["http://zotero.org/users/8315333/items/937DY5BX"]],"itemData":{"id":48,"type":"report","language":"en","note":"DOI: 10.2172/1017120","number":"PNNL-19793, 1017120","page":"PNNL-19793, 1017120","source":"DOI.org (Crossref)","title":"Assessment of the Use of Nitrogen Trifluoride for Purifying Coolant and Heat Transfer Salts in the Fluoride Salt-Cooled High-Temperature Reactor","URL":"http://www.osti.gov/servlets/purl/1017120-KOwVs5/","author":[{"family":"Scheele","given":"Randall D."},{"family":"Casella","given":"Andrew M."}],"accessed":{"date-parts":[["2021",8,2]]},"issued":{"date-parts":[["2010",9,28]]}}},{"id":38,"uris":["http://zotero.org/users/8315333/items/25WUAIDN",["http://zotero.org/users/8315333/items/25WUAIDN"]],"itemData":{"id":38,"type":"report","abstract":"The use of the low temperature (&lt;100°C) volatility of various fluorides has long been considered a potential approach for separating used nuclear-fuel constituents, particularly uranium and plutonium. The typical fluorinating and oxidizing agent used to produce the volatile fluorides is chemically hazardous and is classified as a reactivity hazard. For example, thermal molecular fluorine and chlorine trifluoride are highly toxic and have the highest National Fire Protection Association chemical and hazard ratings. Because of their aggressive reactivity, when used to fluorinate used nuclear fuel constituent oxides, the volatile fluorides are produced simultaneously. To recover the valuable uranium and plutonium constituents, the volatile fluorides must be separated based on small differences in boiling points, sublimation temperatures, or trapped from the gas phase by selective fluoride salts. Not all chemically trapped constituents can be recovered but for those that can, thermal treatment with or without a fluorinating gas is required, thereby complicating the separations and recovery process for the valuable fuel constituents.","language":"en","note":"DOI: 10.2172/1028579","number":"PNNL-20775, 1028579","page":"PNNL-20775, 1028579","source":"DOI.org (Crossref)","title":"Nitrogen Trifluoride-Based Fluoride- Volatility Separations Process: Initial Studies","title-short":"Nitrogen Trifluoride-Based Fluoride- Volatility Separations Process","URL":"http://www.osti.gov/servlets/purl/1028579/","author":[{"family":"McNamara","given":"Bruce K."},{"family":"Scheele","given":"Randall D."},{"family":"Casella","given":"Andrew M."},{"family":"Kozelisky","given":"Anne E."}],"accessed":{"date-parts":[["2021",8,2]]},"issued":{"date-parts":[["2011",9,28]]}}}],"schema":"https://github.com/citation-style-language/schema/raw/master/csl-citation.json"} </w:instrText>
      </w:r>
      <w:r w:rsidR="00AB03B2" w:rsidRPr="00BD0B06">
        <w:rPr>
          <w:rFonts w:cstheme="minorHAnsi"/>
        </w:rPr>
        <w:fldChar w:fldCharType="separate"/>
      </w:r>
      <w:r w:rsidR="0096168B" w:rsidRPr="0096168B">
        <w:rPr>
          <w:rFonts w:ascii="Calibri" w:hAnsi="Calibri" w:cs="Calibri"/>
        </w:rPr>
        <w:t>[31], [40]</w:t>
      </w:r>
      <w:r w:rsidR="00AB03B2" w:rsidRPr="00BD0B06">
        <w:rPr>
          <w:rFonts w:cstheme="minorHAnsi"/>
        </w:rPr>
        <w:fldChar w:fldCharType="end"/>
      </w:r>
      <w:r w:rsidR="007E6404" w:rsidRPr="00BD0B06">
        <w:rPr>
          <w:rFonts w:cstheme="minorHAnsi"/>
        </w:rPr>
        <w:t>.</w:t>
      </w:r>
      <w:r w:rsidR="00904AAB" w:rsidRPr="00BD0B06">
        <w:rPr>
          <w:rFonts w:cstheme="minorHAnsi"/>
        </w:rPr>
        <w:t xml:space="preserve"> An example of this is UO</w:t>
      </w:r>
      <w:r w:rsidR="00904AAB" w:rsidRPr="00BD0B06">
        <w:rPr>
          <w:rFonts w:cstheme="minorHAnsi"/>
          <w:vertAlign w:val="subscript"/>
        </w:rPr>
        <w:t>2</w:t>
      </w:r>
      <w:r w:rsidR="00904AAB" w:rsidRPr="00BD0B06">
        <w:rPr>
          <w:rFonts w:cstheme="minorHAnsi"/>
        </w:rPr>
        <w:t xml:space="preserve"> to UF</w:t>
      </w:r>
      <w:r w:rsidR="00904AAB" w:rsidRPr="00BD0B06">
        <w:rPr>
          <w:rFonts w:cstheme="minorHAnsi"/>
          <w:vertAlign w:val="subscript"/>
        </w:rPr>
        <w:t>6</w:t>
      </w:r>
      <w:r w:rsidR="00904AAB" w:rsidRPr="00BD0B06">
        <w:rPr>
          <w:rFonts w:cstheme="minorHAnsi"/>
        </w:rPr>
        <w:t xml:space="preserve"> by NF</w:t>
      </w:r>
      <w:r w:rsidR="00904AAB" w:rsidRPr="00BD0B06">
        <w:rPr>
          <w:rFonts w:cstheme="minorHAnsi"/>
          <w:vertAlign w:val="subscript"/>
        </w:rPr>
        <w:t>3</w:t>
      </w:r>
      <w:r w:rsidR="00904AAB" w:rsidRPr="00BD0B06">
        <w:rPr>
          <w:rFonts w:cstheme="minorHAnsi"/>
        </w:rPr>
        <w:t>. The U will first change oxidation states from U</w:t>
      </w:r>
      <w:r w:rsidR="00904AAB" w:rsidRPr="00BD0B06">
        <w:rPr>
          <w:rFonts w:cstheme="minorHAnsi"/>
          <w:vertAlign w:val="superscript"/>
        </w:rPr>
        <w:t>4+</w:t>
      </w:r>
      <w:r w:rsidR="00904AAB" w:rsidRPr="00BD0B06">
        <w:rPr>
          <w:rFonts w:cstheme="minorHAnsi"/>
        </w:rPr>
        <w:t xml:space="preserve"> to U</w:t>
      </w:r>
      <w:r w:rsidR="00904AAB" w:rsidRPr="00BD0B06">
        <w:rPr>
          <w:rFonts w:cstheme="minorHAnsi"/>
          <w:vertAlign w:val="superscript"/>
        </w:rPr>
        <w:t>6+</w:t>
      </w:r>
      <w:r w:rsidR="00904AAB" w:rsidRPr="00BD0B06">
        <w:rPr>
          <w:rFonts w:cstheme="minorHAnsi"/>
        </w:rPr>
        <w:t xml:space="preserve"> and form UO</w:t>
      </w:r>
      <w:r w:rsidR="00904AAB" w:rsidRPr="00BD0B06">
        <w:rPr>
          <w:rFonts w:cstheme="minorHAnsi"/>
          <w:vertAlign w:val="subscript"/>
        </w:rPr>
        <w:t>2</w:t>
      </w:r>
      <w:r w:rsidR="00904AAB" w:rsidRPr="00BD0B06">
        <w:rPr>
          <w:rFonts w:cstheme="minorHAnsi"/>
        </w:rPr>
        <w:t>F</w:t>
      </w:r>
      <w:r w:rsidR="00904AAB" w:rsidRPr="00BD0B06">
        <w:rPr>
          <w:rFonts w:cstheme="minorHAnsi"/>
          <w:vertAlign w:val="subscript"/>
        </w:rPr>
        <w:t>2</w:t>
      </w:r>
      <w:r w:rsidR="00904AAB" w:rsidRPr="00BD0B06">
        <w:rPr>
          <w:rFonts w:cstheme="minorHAnsi"/>
        </w:rPr>
        <w:t xml:space="preserve"> before turning into UF</w:t>
      </w:r>
      <w:r w:rsidR="00904AAB" w:rsidRPr="00BD0B06">
        <w:rPr>
          <w:rFonts w:cstheme="minorHAnsi"/>
          <w:vertAlign w:val="subscript"/>
        </w:rPr>
        <w:t>6</w:t>
      </w:r>
      <w:r w:rsidR="00904AAB" w:rsidRPr="00BD0B06">
        <w:rPr>
          <w:rFonts w:cstheme="minorHAnsi"/>
        </w:rPr>
        <w:t xml:space="preserve"> </w:t>
      </w:r>
      <w:r w:rsidR="00AB03B2" w:rsidRPr="00BD0B06">
        <w:rPr>
          <w:rFonts w:cstheme="minorHAnsi"/>
        </w:rPr>
        <w:fldChar w:fldCharType="begin"/>
      </w:r>
      <w:r w:rsidR="00AF4E58">
        <w:rPr>
          <w:rFonts w:cstheme="minorHAnsi"/>
        </w:rPr>
        <w:instrText xml:space="preserve"> ADDIN ZOTERO_ITEM CSL_CITATION {"citationID":"oT5kVrIn","properties":{"formattedCitation":"[31]","plainCitation":"[31]","noteIndex":0},"citationItems":[{"id":48,"uris":["http://zotero.org/users/8315333/items/937DY5BX",["http://zotero.org/users/8315333/items/937DY5BX"]],"itemData":{"id":48,"type":"report","language":"en","note":"DOI: 10.2172/1017120","number":"PNNL-19793, 1017120","page":"PNNL-19793, 1017120","source":"DOI.org (Crossref)","title":"Assessment of the Use of Nitrogen Trifluoride for Purifying Coolant and Heat Transfer Salts in the Fluoride Salt-Cooled High-Temperature Reactor","URL":"http://www.osti.gov/servlets/purl/1017120-KOwVs5/","author":[{"family":"Scheele","given":"Randall D."},{"family":"Casella","given":"Andrew M."}],"accessed":{"date-parts":[["2021",8,2]]},"issued":{"date-parts":[["2010",9,28]]}}}],"schema":"https://github.com/citation-style-language/schema/raw/master/csl-citation.json"} </w:instrText>
      </w:r>
      <w:r w:rsidR="00AB03B2" w:rsidRPr="00BD0B06">
        <w:rPr>
          <w:rFonts w:cstheme="minorHAnsi"/>
        </w:rPr>
        <w:fldChar w:fldCharType="separate"/>
      </w:r>
      <w:r w:rsidR="00BD27E1" w:rsidRPr="00BD27E1">
        <w:rPr>
          <w:rFonts w:ascii="Calibri" w:hAnsi="Calibri" w:cs="Calibri"/>
        </w:rPr>
        <w:t>[31]</w:t>
      </w:r>
      <w:r w:rsidR="00AB03B2" w:rsidRPr="00BD0B06">
        <w:rPr>
          <w:rFonts w:cstheme="minorHAnsi"/>
        </w:rPr>
        <w:fldChar w:fldCharType="end"/>
      </w:r>
      <w:r w:rsidR="00904AAB" w:rsidRPr="00BD0B06">
        <w:rPr>
          <w:rFonts w:cstheme="minorHAnsi"/>
        </w:rPr>
        <w:t>. Changing oxidation states requires higher temperatures than theorized and can be rate limiting. Further study into the reactions between NF</w:t>
      </w:r>
      <w:r w:rsidR="00904AAB" w:rsidRPr="00BD0B06">
        <w:rPr>
          <w:rFonts w:cstheme="minorHAnsi"/>
          <w:vertAlign w:val="subscript"/>
        </w:rPr>
        <w:t>3</w:t>
      </w:r>
      <w:r w:rsidR="00904AAB" w:rsidRPr="00BD0B06">
        <w:rPr>
          <w:rFonts w:cstheme="minorHAnsi"/>
        </w:rPr>
        <w:t xml:space="preserve"> and the various compounds present is necessary to determine which ones are a multistep process. </w:t>
      </w:r>
    </w:p>
    <w:p w14:paraId="13ADF721" w14:textId="5E767161" w:rsidR="004A7002" w:rsidRPr="00BD0B06" w:rsidRDefault="00214E98" w:rsidP="007441AA">
      <w:pPr>
        <w:pStyle w:val="Heading4"/>
        <w:rPr>
          <w:rFonts w:asciiTheme="minorHAnsi" w:hAnsiTheme="minorHAnsi" w:cstheme="minorHAnsi"/>
        </w:rPr>
      </w:pPr>
      <w:r w:rsidRPr="00BD0B06">
        <w:rPr>
          <w:rFonts w:asciiTheme="minorHAnsi" w:hAnsiTheme="minorHAnsi" w:cstheme="minorHAnsi"/>
        </w:rPr>
        <w:t>4</w:t>
      </w:r>
      <w:r w:rsidR="00A719FF" w:rsidRPr="00BD0B06">
        <w:rPr>
          <w:rFonts w:asciiTheme="minorHAnsi" w:hAnsiTheme="minorHAnsi" w:cstheme="minorHAnsi"/>
        </w:rPr>
        <w:t xml:space="preserve">.2.3 Reagent Properties and </w:t>
      </w:r>
      <w:r w:rsidR="004E4317" w:rsidRPr="00BD0B06">
        <w:rPr>
          <w:rFonts w:asciiTheme="minorHAnsi" w:hAnsiTheme="minorHAnsi" w:cstheme="minorHAnsi"/>
        </w:rPr>
        <w:t>H</w:t>
      </w:r>
      <w:r w:rsidR="00A719FF" w:rsidRPr="00BD0B06">
        <w:rPr>
          <w:rFonts w:asciiTheme="minorHAnsi" w:hAnsiTheme="minorHAnsi" w:cstheme="minorHAnsi"/>
        </w:rPr>
        <w:t>azards</w:t>
      </w:r>
    </w:p>
    <w:p w14:paraId="7822FB8E" w14:textId="17521422" w:rsidR="00720AA1" w:rsidRPr="00BD0B06" w:rsidRDefault="004E4317" w:rsidP="004E4317">
      <w:pPr>
        <w:rPr>
          <w:rFonts w:cstheme="minorHAnsi"/>
        </w:rPr>
      </w:pPr>
      <w:r w:rsidRPr="00BD0B06">
        <w:rPr>
          <w:rFonts w:cstheme="minorHAnsi"/>
        </w:rPr>
        <w:t>At lower temperatures, NF</w:t>
      </w:r>
      <w:r w:rsidRPr="00BD0B06">
        <w:rPr>
          <w:rFonts w:cstheme="minorHAnsi"/>
          <w:vertAlign w:val="subscript"/>
        </w:rPr>
        <w:t>3</w:t>
      </w:r>
      <w:r w:rsidRPr="00BD0B06">
        <w:rPr>
          <w:rFonts w:cstheme="minorHAnsi"/>
        </w:rPr>
        <w:t xml:space="preserve"> is a colorless gas, with oxidizing properties similar to that of oxygen gas; however, at temperatures exceeding 400</w:t>
      </w:r>
      <w:r w:rsidR="006E714D" w:rsidRPr="00BD0B06">
        <w:rPr>
          <w:rFonts w:cstheme="minorHAnsi"/>
        </w:rPr>
        <w:t>°</w:t>
      </w:r>
      <w:r w:rsidRPr="00BD0B06">
        <w:rPr>
          <w:rFonts w:cstheme="minorHAnsi"/>
        </w:rPr>
        <w:t>C, NF</w:t>
      </w:r>
      <w:r w:rsidRPr="00BD0B06">
        <w:rPr>
          <w:rFonts w:cstheme="minorHAnsi"/>
          <w:vertAlign w:val="subscript"/>
        </w:rPr>
        <w:t>3</w:t>
      </w:r>
      <w:r w:rsidRPr="00BD0B06">
        <w:rPr>
          <w:rFonts w:cstheme="minorHAnsi"/>
        </w:rPr>
        <w:t xml:space="preserve"> decompose</w:t>
      </w:r>
      <w:r w:rsidR="00BE47A7" w:rsidRPr="00BD0B06">
        <w:rPr>
          <w:rFonts w:cstheme="minorHAnsi"/>
        </w:rPr>
        <w:t>s</w:t>
      </w:r>
      <w:r w:rsidRPr="00BD0B06">
        <w:rPr>
          <w:rFonts w:cstheme="minorHAnsi"/>
        </w:rPr>
        <w:t xml:space="preserve"> to form fluorine radicals and behave more like fluorine </w:t>
      </w:r>
      <w:commentRangeStart w:id="72"/>
      <w:r w:rsidRPr="00BD0B06">
        <w:rPr>
          <w:rFonts w:cstheme="minorHAnsi"/>
        </w:rPr>
        <w:t>gas</w:t>
      </w:r>
      <w:commentRangeEnd w:id="72"/>
      <w:r w:rsidR="00615A1A" w:rsidRPr="00BD0B06">
        <w:rPr>
          <w:rStyle w:val="CommentReference"/>
          <w:rFonts w:cstheme="minorHAnsi"/>
        </w:rPr>
        <w:commentReference w:id="72"/>
      </w:r>
      <w:r w:rsidR="00AB03B2" w:rsidRPr="00BD0B06">
        <w:rPr>
          <w:rFonts w:cstheme="minorHAnsi"/>
        </w:rPr>
        <w:t xml:space="preserve"> </w:t>
      </w:r>
      <w:r w:rsidR="00AB03B2" w:rsidRPr="00BD0B06">
        <w:rPr>
          <w:rFonts w:cstheme="minorHAnsi"/>
        </w:rPr>
        <w:fldChar w:fldCharType="begin"/>
      </w:r>
      <w:r w:rsidR="00AF4E58">
        <w:rPr>
          <w:rFonts w:cstheme="minorHAnsi"/>
        </w:rPr>
        <w:instrText xml:space="preserve"> ADDIN ZOTERO_ITEM CSL_CITATION {"citationID":"BOenbCwm","properties":{"formattedCitation":"[31]","plainCitation":"[31]","noteIndex":0},"citationItems":[{"id":48,"uris":["http://zotero.org/users/8315333/items/937DY5BX",["http://zotero.org/users/8315333/items/937DY5BX"]],"itemData":{"id":48,"type":"report","language":"en","note":"DOI: 10.2172/1017120","number":"PNNL-19793, 1017120","page":"PNNL-19793, 1017120","source":"DOI.org (Crossref)","title":"Assessment of the Use of Nitrogen Trifluoride for Purifying Coolant and Heat Transfer Salts in the Fluoride Salt-Cooled High-Temperature Reactor","URL":"http://www.osti.gov/servlets/purl/1017120-KOwVs5/","author":[{"family":"Scheele","given":"Randall D."},{"family":"Casella","given":"Andrew M."}],"accessed":{"date-parts":[["2021",8,2]]},"issued":{"date-parts":[["2010",9,28]]}}}],"schema":"https://github.com/citation-style-language/schema/raw/master/csl-citation.json"} </w:instrText>
      </w:r>
      <w:r w:rsidR="00AB03B2" w:rsidRPr="00BD0B06">
        <w:rPr>
          <w:rFonts w:cstheme="minorHAnsi"/>
        </w:rPr>
        <w:fldChar w:fldCharType="separate"/>
      </w:r>
      <w:r w:rsidR="00BD27E1" w:rsidRPr="00BD27E1">
        <w:rPr>
          <w:rFonts w:ascii="Calibri" w:hAnsi="Calibri" w:cs="Calibri"/>
        </w:rPr>
        <w:t>[31]</w:t>
      </w:r>
      <w:r w:rsidR="00AB03B2" w:rsidRPr="00BD0B06">
        <w:rPr>
          <w:rFonts w:cstheme="minorHAnsi"/>
        </w:rPr>
        <w:fldChar w:fldCharType="end"/>
      </w:r>
      <w:r w:rsidRPr="00BD0B06">
        <w:rPr>
          <w:rFonts w:cstheme="minorHAnsi"/>
        </w:rPr>
        <w:t xml:space="preserve">. </w:t>
      </w:r>
      <w:r w:rsidR="00147AB6" w:rsidRPr="00BD0B06">
        <w:rPr>
          <w:rFonts w:cstheme="minorHAnsi"/>
        </w:rPr>
        <w:t xml:space="preserve">Because of this, </w:t>
      </w:r>
      <w:del w:id="73" w:author="Raiman, Stephen S" w:date="2021-03-08T13:04:00Z">
        <w:r w:rsidR="00147AB6" w:rsidRPr="00BD0B06" w:rsidDel="00615A1A">
          <w:rPr>
            <w:rFonts w:cstheme="minorHAnsi"/>
          </w:rPr>
          <w:delText>higher nobility</w:delText>
        </w:r>
      </w:del>
      <w:ins w:id="74" w:author="Raiman, Stephen S" w:date="2021-03-08T13:04:00Z">
        <w:r w:rsidR="00615A1A" w:rsidRPr="00BD0B06">
          <w:rPr>
            <w:rFonts w:cstheme="minorHAnsi"/>
          </w:rPr>
          <w:t>more noble</w:t>
        </w:r>
      </w:ins>
      <w:r w:rsidR="00147AB6" w:rsidRPr="00BD0B06">
        <w:rPr>
          <w:rFonts w:cstheme="minorHAnsi"/>
        </w:rPr>
        <w:t xml:space="preserve"> alloys </w:t>
      </w:r>
      <w:r w:rsidR="00A034EA" w:rsidRPr="00BD0B06">
        <w:rPr>
          <w:rFonts w:cstheme="minorHAnsi"/>
        </w:rPr>
        <w:t xml:space="preserve">(such as Ni-200, </w:t>
      </w:r>
      <w:r w:rsidR="003D0E0F" w:rsidRPr="00BD0B06">
        <w:rPr>
          <w:rFonts w:cstheme="minorHAnsi"/>
        </w:rPr>
        <w:t>Hastelloy-N, Monel</w:t>
      </w:r>
      <w:r w:rsidR="00DE49A2" w:rsidRPr="00BD0B06">
        <w:rPr>
          <w:rFonts w:cstheme="minorHAnsi"/>
        </w:rPr>
        <w:t xml:space="preserve"> 400, etc.</w:t>
      </w:r>
      <w:r w:rsidR="003D0E0F" w:rsidRPr="00BD0B06">
        <w:rPr>
          <w:rFonts w:cstheme="minorHAnsi"/>
        </w:rPr>
        <w:t xml:space="preserve">) </w:t>
      </w:r>
      <w:r w:rsidR="00147AB6" w:rsidRPr="00BD0B06">
        <w:rPr>
          <w:rFonts w:cstheme="minorHAnsi"/>
        </w:rPr>
        <w:t xml:space="preserve">are required for </w:t>
      </w:r>
      <w:r w:rsidR="00DE49A2" w:rsidRPr="00BD0B06">
        <w:rPr>
          <w:rFonts w:cstheme="minorHAnsi"/>
        </w:rPr>
        <w:t xml:space="preserve">resisting the </w:t>
      </w:r>
      <w:del w:id="75" w:author="Raiman, Stephen S" w:date="2021-03-08T13:05:00Z">
        <w:r w:rsidR="00DE49A2" w:rsidRPr="00BD0B06" w:rsidDel="00615A1A">
          <w:rPr>
            <w:rFonts w:cstheme="minorHAnsi"/>
          </w:rPr>
          <w:delText xml:space="preserve">highly corrosive </w:delText>
        </w:r>
        <w:r w:rsidR="00AE1941" w:rsidRPr="00BD0B06" w:rsidDel="00615A1A">
          <w:rPr>
            <w:rFonts w:cstheme="minorHAnsi"/>
          </w:rPr>
          <w:delText>properties of</w:delText>
        </w:r>
      </w:del>
      <w:ins w:id="76" w:author="Raiman, Stephen S" w:date="2021-03-08T13:05:00Z">
        <w:r w:rsidR="00615A1A" w:rsidRPr="00BD0B06">
          <w:rPr>
            <w:rFonts w:cstheme="minorHAnsi"/>
          </w:rPr>
          <w:t>high corrosivity of</w:t>
        </w:r>
      </w:ins>
      <w:r w:rsidR="00AE1941" w:rsidRPr="00BD0B06">
        <w:rPr>
          <w:rFonts w:cstheme="minorHAnsi"/>
        </w:rPr>
        <w:t xml:space="preserve"> NF</w:t>
      </w:r>
      <w:r w:rsidR="00AE1941" w:rsidRPr="00BD0B06">
        <w:rPr>
          <w:rFonts w:cstheme="minorHAnsi"/>
          <w:vertAlign w:val="subscript"/>
        </w:rPr>
        <w:t>3</w:t>
      </w:r>
      <w:r w:rsidR="00AE1941" w:rsidRPr="00BD0B06">
        <w:rPr>
          <w:rFonts w:cstheme="minorHAnsi"/>
        </w:rPr>
        <w:t xml:space="preserve"> at high temperatures</w:t>
      </w:r>
      <w:r w:rsidR="004245CE" w:rsidRPr="00BD0B06">
        <w:rPr>
          <w:rFonts w:cstheme="minorHAnsi"/>
        </w:rPr>
        <w:t xml:space="preserve"> </w:t>
      </w:r>
      <w:r w:rsidR="00AB03B2" w:rsidRPr="00BD0B06">
        <w:rPr>
          <w:rFonts w:cstheme="minorHAnsi"/>
        </w:rPr>
        <w:fldChar w:fldCharType="begin"/>
      </w:r>
      <w:r w:rsidR="00AF4E58">
        <w:rPr>
          <w:rFonts w:cstheme="minorHAnsi"/>
        </w:rPr>
        <w:instrText xml:space="preserve"> ADDIN ZOTERO_ITEM CSL_CITATION {"citationID":"aBN7GsGP","properties":{"formattedCitation":"[31]","plainCitation":"[31]","noteIndex":0},"citationItems":[{"id":48,"uris":["http://zotero.org/users/8315333/items/937DY5BX",["http://zotero.org/users/8315333/items/937DY5BX"]],"itemData":{"id":48,"type":"report","language":"en","note":"DOI: 10.2172/1017120","number":"PNNL-19793, 1017120","page":"PNNL-19793, 1017120","source":"DOI.org (Crossref)","title":"Assessment of the Use of Nitrogen Trifluoride for Purifying Coolant and Heat Transfer Salts in the Fluoride Salt-Cooled High-Temperature Reactor","URL":"http://www.osti.gov/servlets/purl/1017120-KOwVs5/","author":[{"family":"Scheele","given":"Randall D."},{"family":"Casella","given":"Andrew M."}],"accessed":{"date-parts":[["2021",8,2]]},"issued":{"date-parts":[["2010",9,28]]}}}],"schema":"https://github.com/citation-style-language/schema/raw/master/csl-citation.json"} </w:instrText>
      </w:r>
      <w:r w:rsidR="00AB03B2" w:rsidRPr="00BD0B06">
        <w:rPr>
          <w:rFonts w:cstheme="minorHAnsi"/>
        </w:rPr>
        <w:fldChar w:fldCharType="separate"/>
      </w:r>
      <w:r w:rsidR="00BD27E1" w:rsidRPr="00BD27E1">
        <w:rPr>
          <w:rFonts w:ascii="Calibri" w:hAnsi="Calibri" w:cs="Calibri"/>
        </w:rPr>
        <w:t>[31]</w:t>
      </w:r>
      <w:r w:rsidR="00AB03B2" w:rsidRPr="00BD0B06">
        <w:rPr>
          <w:rFonts w:cstheme="minorHAnsi"/>
        </w:rPr>
        <w:fldChar w:fldCharType="end"/>
      </w:r>
      <w:r w:rsidR="00AE1941" w:rsidRPr="00BD0B06">
        <w:rPr>
          <w:rFonts w:cstheme="minorHAnsi"/>
        </w:rPr>
        <w:t>. NF</w:t>
      </w:r>
      <w:r w:rsidR="00AE1941" w:rsidRPr="00BD0B06">
        <w:rPr>
          <w:rFonts w:cstheme="minorHAnsi"/>
          <w:vertAlign w:val="subscript"/>
        </w:rPr>
        <w:t>3</w:t>
      </w:r>
      <w:r w:rsidR="00AE1941" w:rsidRPr="00BD0B06">
        <w:rPr>
          <w:rFonts w:cstheme="minorHAnsi"/>
        </w:rPr>
        <w:t xml:space="preserve"> is als</w:t>
      </w:r>
      <w:r w:rsidR="00ED50E9" w:rsidRPr="00BD0B06">
        <w:rPr>
          <w:rFonts w:cstheme="minorHAnsi"/>
        </w:rPr>
        <w:t xml:space="preserve">o considered a significant greenhouse </w:t>
      </w:r>
      <w:commentRangeStart w:id="77"/>
      <w:r w:rsidR="00ED50E9" w:rsidRPr="00BD0B06">
        <w:rPr>
          <w:rFonts w:cstheme="minorHAnsi"/>
        </w:rPr>
        <w:t>gas</w:t>
      </w:r>
      <w:commentRangeEnd w:id="77"/>
      <w:r w:rsidR="00615A1A" w:rsidRPr="00BD0B06">
        <w:rPr>
          <w:rStyle w:val="CommentReference"/>
          <w:rFonts w:cstheme="minorHAnsi"/>
        </w:rPr>
        <w:commentReference w:id="77"/>
      </w:r>
      <w:r w:rsidR="00A73FBE" w:rsidRPr="00BD0B06">
        <w:rPr>
          <w:rFonts w:cstheme="minorHAnsi"/>
        </w:rPr>
        <w:t xml:space="preserve">, as it has a global warming potential that is </w:t>
      </w:r>
      <w:r w:rsidR="006F2722" w:rsidRPr="00BD0B06">
        <w:rPr>
          <w:rFonts w:cstheme="minorHAnsi"/>
        </w:rPr>
        <w:t>10</w:t>
      </w:r>
      <w:r w:rsidR="00F42A9A" w:rsidRPr="00BD0B06">
        <w:rPr>
          <w:rFonts w:cstheme="minorHAnsi"/>
        </w:rPr>
        <w:t>800</w:t>
      </w:r>
      <w:r w:rsidR="00A73FBE" w:rsidRPr="00BD0B06">
        <w:rPr>
          <w:rFonts w:cstheme="minorHAnsi"/>
        </w:rPr>
        <w:t xml:space="preserve"> times that of CO</w:t>
      </w:r>
      <w:r w:rsidR="00A73FBE" w:rsidRPr="00BD0B06">
        <w:rPr>
          <w:rFonts w:cstheme="minorHAnsi"/>
          <w:vertAlign w:val="subscript"/>
        </w:rPr>
        <w:t>2</w:t>
      </w:r>
      <w:r w:rsidR="00F42A9A" w:rsidRPr="00BD0B06">
        <w:rPr>
          <w:rFonts w:cstheme="minorHAnsi"/>
        </w:rPr>
        <w:t xml:space="preserve"> </w:t>
      </w:r>
      <w:r w:rsidR="00AB03B2" w:rsidRPr="00BD0B06">
        <w:rPr>
          <w:rFonts w:cstheme="minorHAnsi"/>
        </w:rPr>
        <w:fldChar w:fldCharType="begin"/>
      </w:r>
      <w:r w:rsidR="00AF4E58">
        <w:rPr>
          <w:rFonts w:cstheme="minorHAnsi"/>
        </w:rPr>
        <w:instrText xml:space="preserve"> ADDIN ZOTERO_ITEM CSL_CITATION {"citationID":"vB8dJNyH","properties":{"formattedCitation":"[41]","plainCitation":"[41]","noteIndex":0},"citationItems":[{"id":44,"uris":["http://zotero.org/users/8315333/items/W6BAGSHI",["http://zotero.org/users/8315333/items/W6BAGSHI"]],"itemData":{"id":44,"type":"article-journal","container-title":"Geophysical Research Letters","DOI":"10.1029/2008GL034542","ISSN":"00948276","issue":"12","journalAbbreviation":"Geophys. Res. Lett.","language":"en","page":"n/a-n/a","source":"DOI.org (Crossref)","title":"NF &lt;sub&gt;3&lt;/sub&gt; , the greenhouse gas missing from Kyoto: MISSING KYOTO GAS NF &lt;sub&gt;3&lt;/sub&gt;","title-short":"NF &lt;sub&gt;3&lt;/sub&gt; , the greenhouse gas missing from Kyoto","volume":"35","author":[{"family":"Prather","given":"Michael J."},{"family":"Hsu","given":"Juno"}],"issued":{"date-parts":[["2008",6,28]]}}}],"schema":"https://github.com/citation-style-language/schema/raw/master/csl-citation.json"} </w:instrText>
      </w:r>
      <w:r w:rsidR="00AB03B2" w:rsidRPr="00BD0B06">
        <w:rPr>
          <w:rFonts w:cstheme="minorHAnsi"/>
        </w:rPr>
        <w:fldChar w:fldCharType="separate"/>
      </w:r>
      <w:r w:rsidR="0096168B" w:rsidRPr="0096168B">
        <w:rPr>
          <w:rFonts w:ascii="Calibri" w:hAnsi="Calibri" w:cs="Calibri"/>
        </w:rPr>
        <w:t>[41]</w:t>
      </w:r>
      <w:r w:rsidR="00AB03B2" w:rsidRPr="00BD0B06">
        <w:rPr>
          <w:rFonts w:cstheme="minorHAnsi"/>
        </w:rPr>
        <w:fldChar w:fldCharType="end"/>
      </w:r>
      <w:r w:rsidR="00A73FBE" w:rsidRPr="00BD0B06">
        <w:rPr>
          <w:rFonts w:cstheme="minorHAnsi"/>
        </w:rPr>
        <w:t>,</w:t>
      </w:r>
      <w:r w:rsidR="00ED50E9" w:rsidRPr="00BD0B06">
        <w:rPr>
          <w:rFonts w:cstheme="minorHAnsi"/>
        </w:rPr>
        <w:t xml:space="preserve"> and will possibly become a regulated gas</w:t>
      </w:r>
      <w:r w:rsidR="00720AA1" w:rsidRPr="00BD0B06">
        <w:rPr>
          <w:rFonts w:cstheme="minorHAnsi"/>
        </w:rPr>
        <w:t>, requiring a recycling system to be used</w:t>
      </w:r>
      <w:r w:rsidR="004245CE" w:rsidRPr="00BD0B06">
        <w:rPr>
          <w:rFonts w:cstheme="minorHAnsi"/>
        </w:rPr>
        <w:t xml:space="preserve"> </w:t>
      </w:r>
      <w:r w:rsidR="00AB03B2" w:rsidRPr="00BD0B06">
        <w:rPr>
          <w:rFonts w:cstheme="minorHAnsi"/>
        </w:rPr>
        <w:fldChar w:fldCharType="begin"/>
      </w:r>
      <w:r w:rsidR="00AF4E58">
        <w:rPr>
          <w:rFonts w:cstheme="minorHAnsi"/>
        </w:rPr>
        <w:instrText xml:space="preserve"> ADDIN ZOTERO_ITEM CSL_CITATION {"citationID":"YAeVTCwN","properties":{"formattedCitation":"[31]","plainCitation":"[31]","noteIndex":0},"citationItems":[{"id":48,"uris":["http://zotero.org/users/8315333/items/937DY5BX",["http://zotero.org/users/8315333/items/937DY5BX"]],"itemData":{"id":48,"type":"report","language":"en","note":"DOI: 10.2172/1017120","number":"PNNL-19793, 1017120","page":"PNNL-19793, 1017120","source":"DOI.org (Crossref)","title":"Assessment of the Use of Nitrogen Trifluoride for Purifying Coolant and Heat Transfer Salts in the Fluoride Salt-Cooled High-Temperature Reactor","URL":"http://www.osti.gov/servlets/purl/1017120-KOwVs5/","author":[{"family":"Scheele","given":"Randall D."},{"family":"Casella","given":"Andrew M."}],"accessed":{"date-parts":[["2021",8,2]]},"issued":{"date-parts":[["2010",9,28]]}}}],"schema":"https://github.com/citation-style-language/schema/raw/master/csl-citation.json"} </w:instrText>
      </w:r>
      <w:r w:rsidR="00AB03B2" w:rsidRPr="00BD0B06">
        <w:rPr>
          <w:rFonts w:cstheme="minorHAnsi"/>
        </w:rPr>
        <w:fldChar w:fldCharType="separate"/>
      </w:r>
      <w:r w:rsidR="00BD27E1" w:rsidRPr="00BD27E1">
        <w:rPr>
          <w:rFonts w:ascii="Calibri" w:hAnsi="Calibri" w:cs="Calibri"/>
        </w:rPr>
        <w:t>[31]</w:t>
      </w:r>
      <w:r w:rsidR="00AB03B2" w:rsidRPr="00BD0B06">
        <w:rPr>
          <w:rFonts w:cstheme="minorHAnsi"/>
        </w:rPr>
        <w:fldChar w:fldCharType="end"/>
      </w:r>
      <w:r w:rsidR="00ED50E9" w:rsidRPr="00BD0B06">
        <w:rPr>
          <w:rFonts w:cstheme="minorHAnsi"/>
        </w:rPr>
        <w:t>.</w:t>
      </w:r>
      <w:r w:rsidR="00147AB6" w:rsidRPr="00BD0B06">
        <w:rPr>
          <w:rFonts w:cstheme="minorHAnsi"/>
        </w:rPr>
        <w:t xml:space="preserve"> </w:t>
      </w:r>
      <w:r w:rsidRPr="00BD0B06">
        <w:rPr>
          <w:rFonts w:cstheme="minorHAnsi"/>
        </w:rPr>
        <w:t>The physical properties of NF</w:t>
      </w:r>
      <w:r w:rsidRPr="00BD0B06">
        <w:rPr>
          <w:rFonts w:cstheme="minorHAnsi"/>
          <w:vertAlign w:val="subscript"/>
        </w:rPr>
        <w:t>3</w:t>
      </w:r>
      <w:r w:rsidRPr="00BD0B06">
        <w:rPr>
          <w:rFonts w:cstheme="minorHAnsi"/>
        </w:rPr>
        <w:t xml:space="preserve"> are shown in Table </w:t>
      </w:r>
      <w:r w:rsidR="00F83663" w:rsidRPr="00BD0B06">
        <w:rPr>
          <w:rFonts w:cstheme="minorHAnsi"/>
        </w:rPr>
        <w:t>13</w:t>
      </w:r>
      <w:r w:rsidRPr="00BD0B06">
        <w:rPr>
          <w:rFonts w:cstheme="minorHAnsi"/>
        </w:rPr>
        <w:t xml:space="preserve"> </w:t>
      </w:r>
      <w:r w:rsidR="00AB03B2" w:rsidRPr="00BD0B06">
        <w:rPr>
          <w:rFonts w:cstheme="minorHAnsi"/>
        </w:rPr>
        <w:fldChar w:fldCharType="begin"/>
      </w:r>
      <w:r w:rsidR="00AF4E58">
        <w:rPr>
          <w:rFonts w:cstheme="minorHAnsi"/>
        </w:rPr>
        <w:instrText xml:space="preserve"> ADDIN ZOTERO_ITEM CSL_CITATION {"citationID":"QtOxYATt","properties":{"formattedCitation":"[31]","plainCitation":"[31]","noteIndex":0},"citationItems":[{"id":48,"uris":["http://zotero.org/users/8315333/items/937DY5BX",["http://zotero.org/users/8315333/items/937DY5BX"]],"itemData":{"id":48,"type":"report","language":"en","note":"DOI: 10.2172/1017120","number":"PNNL-19793, 1017120","page":"PNNL-19793, 1017120","source":"DOI.org (Crossref)","title":"Assessment of the Use of Nitrogen Trifluoride for Purifying Coolant and Heat Transfer Salts in the Fluoride Salt-Cooled High-Temperature Reactor","URL":"http://www.osti.gov/servlets/purl/1017120-KOwVs5/","author":[{"family":"Scheele","given":"Randall D."},{"family":"Casella","given":"Andrew M."}],"accessed":{"date-parts":[["2021",8,2]]},"issued":{"date-parts":[["2010",9,28]]}}}],"schema":"https://github.com/citation-style-language/schema/raw/master/csl-citation.json"} </w:instrText>
      </w:r>
      <w:r w:rsidR="00AB03B2" w:rsidRPr="00BD0B06">
        <w:rPr>
          <w:rFonts w:cstheme="minorHAnsi"/>
        </w:rPr>
        <w:fldChar w:fldCharType="separate"/>
      </w:r>
      <w:r w:rsidR="00BD27E1" w:rsidRPr="00BD27E1">
        <w:rPr>
          <w:rFonts w:ascii="Calibri" w:hAnsi="Calibri" w:cs="Calibri"/>
        </w:rPr>
        <w:t>[31]</w:t>
      </w:r>
      <w:r w:rsidR="00AB03B2" w:rsidRPr="00BD0B06">
        <w:rPr>
          <w:rFonts w:cstheme="minorHAnsi"/>
        </w:rPr>
        <w:fldChar w:fldCharType="end"/>
      </w:r>
      <w:r w:rsidRPr="00BD0B06">
        <w:rPr>
          <w:rFonts w:cstheme="minorHAnsi"/>
        </w:rPr>
        <w:t>.</w:t>
      </w:r>
    </w:p>
    <w:p w14:paraId="4D026D09" w14:textId="3148FE26" w:rsidR="006E714D" w:rsidRPr="00BD0B06" w:rsidRDefault="006E714D" w:rsidP="004E4317">
      <w:pPr>
        <w:rPr>
          <w:rFonts w:cstheme="minorHAnsi"/>
        </w:rPr>
      </w:pPr>
      <w:r w:rsidRPr="00BD0B06">
        <w:rPr>
          <w:rFonts w:cstheme="minorHAnsi"/>
        </w:rPr>
        <w:t>Since the reactivity of NF</w:t>
      </w:r>
      <w:r w:rsidRPr="00BD0B06">
        <w:rPr>
          <w:rFonts w:cstheme="minorHAnsi"/>
          <w:vertAlign w:val="subscript"/>
        </w:rPr>
        <w:t>3</w:t>
      </w:r>
      <w:r w:rsidRPr="00BD0B06">
        <w:rPr>
          <w:rFonts w:cstheme="minorHAnsi"/>
        </w:rPr>
        <w:t xml:space="preserve"> is dependent on its temperature, it may be preferable to bake the salts at a lower temperature under a continuously flowing NF</w:t>
      </w:r>
      <w:r w:rsidRPr="00BD0B06">
        <w:rPr>
          <w:rFonts w:cstheme="minorHAnsi"/>
          <w:vertAlign w:val="subscript"/>
        </w:rPr>
        <w:t>3</w:t>
      </w:r>
      <w:r w:rsidRPr="00BD0B06">
        <w:rPr>
          <w:rFonts w:cstheme="minorHAnsi"/>
        </w:rPr>
        <w:t xml:space="preserve"> atmosphere. This could potentially allow for a pure NF</w:t>
      </w:r>
      <w:r w:rsidRPr="00BD0B06">
        <w:rPr>
          <w:rFonts w:cstheme="minorHAnsi"/>
          <w:vertAlign w:val="subscript"/>
        </w:rPr>
        <w:t>3</w:t>
      </w:r>
      <w:r w:rsidRPr="00BD0B06">
        <w:rPr>
          <w:rFonts w:cstheme="minorHAnsi"/>
        </w:rPr>
        <w:t xml:space="preserve"> flow (as opposed to it being diluted by hydrogen) but would be even more limited by the diffusion of NF</w:t>
      </w:r>
      <w:r w:rsidRPr="00BD0B06">
        <w:rPr>
          <w:rFonts w:cstheme="minorHAnsi"/>
          <w:vertAlign w:val="subscript"/>
        </w:rPr>
        <w:t>3</w:t>
      </w:r>
      <w:r w:rsidRPr="00BD0B06">
        <w:rPr>
          <w:rFonts w:cstheme="minorHAnsi"/>
        </w:rPr>
        <w:t xml:space="preserve"> into the solid salt crystal structure.</w:t>
      </w:r>
    </w:p>
    <w:p w14:paraId="637C4C2D" w14:textId="3E4BA666" w:rsidR="004E4317" w:rsidRPr="00BD0B06" w:rsidRDefault="004E4317" w:rsidP="004E4317">
      <w:pPr>
        <w:rPr>
          <w:rFonts w:cstheme="minorHAnsi"/>
        </w:rPr>
      </w:pPr>
      <w:r w:rsidRPr="00BD0B06">
        <w:rPr>
          <w:rFonts w:cstheme="minorHAnsi"/>
        </w:rPr>
        <w:lastRenderedPageBreak/>
        <w:t xml:space="preserve">Table </w:t>
      </w:r>
      <w:r w:rsidR="00F83663" w:rsidRPr="00BD0B06">
        <w:rPr>
          <w:rFonts w:cstheme="minorHAnsi"/>
        </w:rPr>
        <w:t>13</w:t>
      </w:r>
      <w:r w:rsidRPr="00BD0B06">
        <w:rPr>
          <w:rFonts w:cstheme="minorHAnsi"/>
        </w:rPr>
        <w:t>. Physical Properties of NF</w:t>
      </w:r>
      <w:r w:rsidRPr="00BD0B06">
        <w:rPr>
          <w:rFonts w:cstheme="minorHAnsi"/>
          <w:vertAlign w:val="subscript"/>
        </w:rPr>
        <w:t>3</w:t>
      </w:r>
      <w:r w:rsidRPr="00BD0B06">
        <w:rPr>
          <w:rFonts w:cstheme="minorHAnsi"/>
        </w:rPr>
        <w:t xml:space="preserve"> </w:t>
      </w:r>
      <w:r w:rsidR="00AB03B2" w:rsidRPr="00BD0B06">
        <w:rPr>
          <w:rFonts w:cstheme="minorHAnsi"/>
        </w:rPr>
        <w:fldChar w:fldCharType="begin"/>
      </w:r>
      <w:r w:rsidR="00AF4E58">
        <w:rPr>
          <w:rFonts w:cstheme="minorHAnsi"/>
        </w:rPr>
        <w:instrText xml:space="preserve"> ADDIN ZOTERO_ITEM CSL_CITATION {"citationID":"hNsS5XBA","properties":{"formattedCitation":"[31]","plainCitation":"[31]","noteIndex":0},"citationItems":[{"id":48,"uris":["http://zotero.org/users/8315333/items/937DY5BX",["http://zotero.org/users/8315333/items/937DY5BX"]],"itemData":{"id":48,"type":"report","language":"en","note":"DOI: 10.2172/1017120","number":"PNNL-19793, 1017120","page":"PNNL-19793, 1017120","source":"DOI.org (Crossref)","title":"Assessment of the Use of Nitrogen Trifluoride for Purifying Coolant and Heat Transfer Salts in the Fluoride Salt-Cooled High-Temperature Reactor","URL":"http://www.osti.gov/servlets/purl/1017120-KOwVs5/","author":[{"family":"Scheele","given":"Randall D."},{"family":"Casella","given":"Andrew M."}],"accessed":{"date-parts":[["2021",8,2]]},"issued":{"date-parts":[["2010",9,28]]}}}],"schema":"https://github.com/citation-style-language/schema/raw/master/csl-citation.json"} </w:instrText>
      </w:r>
      <w:r w:rsidR="00AB03B2" w:rsidRPr="00BD0B06">
        <w:rPr>
          <w:rFonts w:cstheme="minorHAnsi"/>
        </w:rPr>
        <w:fldChar w:fldCharType="separate"/>
      </w:r>
      <w:r w:rsidR="00BD27E1" w:rsidRPr="00BD27E1">
        <w:rPr>
          <w:rFonts w:ascii="Calibri" w:hAnsi="Calibri" w:cs="Calibri"/>
        </w:rPr>
        <w:t>[31]</w:t>
      </w:r>
      <w:r w:rsidR="00AB03B2" w:rsidRPr="00BD0B06">
        <w:rPr>
          <w:rFonts w:cstheme="minorHAnsi"/>
        </w:rPr>
        <w:fldChar w:fldCharType="end"/>
      </w:r>
      <w:r w:rsidRPr="00BD0B06">
        <w:rPr>
          <w:rFonts w:cstheme="minorHAnsi"/>
        </w:rPr>
        <w:t>.</w:t>
      </w:r>
      <w:r w:rsidRPr="00BD0B06">
        <w:rPr>
          <w:rFonts w:cstheme="minorHAnsi"/>
          <w:noProof/>
        </w:rPr>
        <w:drawing>
          <wp:inline distT="0" distB="0" distL="0" distR="0" wp14:anchorId="3283541B" wp14:editId="0D32AA93">
            <wp:extent cx="4229100" cy="4761865"/>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r="28846"/>
                    <a:stretch/>
                  </pic:blipFill>
                  <pic:spPr bwMode="auto">
                    <a:xfrm>
                      <a:off x="0" y="0"/>
                      <a:ext cx="4229100" cy="4761865"/>
                    </a:xfrm>
                    <a:prstGeom prst="rect">
                      <a:avLst/>
                    </a:prstGeom>
                    <a:ln>
                      <a:noFill/>
                    </a:ln>
                    <a:extLst>
                      <a:ext uri="{53640926-AAD7-44D8-BBD7-CCE9431645EC}">
                        <a14:shadowObscured xmlns:a14="http://schemas.microsoft.com/office/drawing/2010/main"/>
                      </a:ext>
                    </a:extLst>
                  </pic:spPr>
                </pic:pic>
              </a:graphicData>
            </a:graphic>
          </wp:inline>
        </w:drawing>
      </w:r>
    </w:p>
    <w:p w14:paraId="7D22CEDA" w14:textId="73C996C6" w:rsidR="004E4317" w:rsidRPr="00BD0B06" w:rsidRDefault="00214E98" w:rsidP="007441AA">
      <w:pPr>
        <w:pStyle w:val="Heading4"/>
        <w:rPr>
          <w:rFonts w:asciiTheme="minorHAnsi" w:hAnsiTheme="minorHAnsi" w:cstheme="minorHAnsi"/>
        </w:rPr>
      </w:pPr>
      <w:r w:rsidRPr="00BD0B06">
        <w:rPr>
          <w:rFonts w:asciiTheme="minorHAnsi" w:hAnsiTheme="minorHAnsi" w:cstheme="minorHAnsi"/>
        </w:rPr>
        <w:t>4</w:t>
      </w:r>
      <w:r w:rsidR="00720AA1" w:rsidRPr="00BD0B06">
        <w:rPr>
          <w:rFonts w:asciiTheme="minorHAnsi" w:hAnsiTheme="minorHAnsi" w:cstheme="minorHAnsi"/>
        </w:rPr>
        <w:t>.2.4 Reagent Costs</w:t>
      </w:r>
    </w:p>
    <w:p w14:paraId="3B39E3AD" w14:textId="32A0E5B9" w:rsidR="00981C4B" w:rsidRPr="00BD0B06" w:rsidRDefault="00223659" w:rsidP="00666979">
      <w:pPr>
        <w:rPr>
          <w:ins w:id="78" w:author="kylestrattonwilliams@gmail.com" w:date="2021-03-30T10:11:00Z"/>
          <w:rFonts w:cstheme="minorHAnsi"/>
        </w:rPr>
      </w:pPr>
      <w:r w:rsidRPr="00BD0B06">
        <w:rPr>
          <w:rFonts w:cstheme="minorHAnsi"/>
        </w:rPr>
        <w:t xml:space="preserve">For a lab </w:t>
      </w:r>
      <w:r w:rsidR="0020475E" w:rsidRPr="00BD0B06">
        <w:rPr>
          <w:rFonts w:cstheme="minorHAnsi"/>
        </w:rPr>
        <w:t>grade purchase, NF</w:t>
      </w:r>
      <w:r w:rsidR="0020475E" w:rsidRPr="00BD0B06">
        <w:rPr>
          <w:rFonts w:cstheme="minorHAnsi"/>
          <w:vertAlign w:val="subscript"/>
        </w:rPr>
        <w:t>3</w:t>
      </w:r>
      <w:r w:rsidR="0020475E" w:rsidRPr="00BD0B06">
        <w:rPr>
          <w:rFonts w:cstheme="minorHAnsi"/>
        </w:rPr>
        <w:t xml:space="preserve"> will cost roughly 2.5-3 times as much as </w:t>
      </w:r>
      <w:commentRangeStart w:id="79"/>
      <w:r w:rsidR="0020475E" w:rsidRPr="00BD0B06">
        <w:rPr>
          <w:rFonts w:cstheme="minorHAnsi"/>
        </w:rPr>
        <w:t>HF</w:t>
      </w:r>
      <w:commentRangeEnd w:id="79"/>
      <w:r w:rsidR="00615A1A" w:rsidRPr="00BD0B06">
        <w:rPr>
          <w:rStyle w:val="CommentReference"/>
          <w:rFonts w:cstheme="minorHAnsi"/>
        </w:rPr>
        <w:commentReference w:id="79"/>
      </w:r>
      <w:r w:rsidR="00AB03B2" w:rsidRPr="00BD0B06">
        <w:rPr>
          <w:rFonts w:cstheme="minorHAnsi"/>
        </w:rPr>
        <w:t xml:space="preserve"> </w:t>
      </w:r>
      <w:r w:rsidR="00AB03B2" w:rsidRPr="00BD0B06">
        <w:rPr>
          <w:rFonts w:cstheme="minorHAnsi"/>
        </w:rPr>
        <w:fldChar w:fldCharType="begin"/>
      </w:r>
      <w:r w:rsidR="00AF4E58">
        <w:rPr>
          <w:rFonts w:cstheme="minorHAnsi"/>
        </w:rPr>
        <w:instrText xml:space="preserve"> ADDIN ZOTERO_ITEM CSL_CITATION {"citationID":"p9PKPMJH","properties":{"formattedCitation":"[31]","plainCitation":"[31]","noteIndex":0},"citationItems":[{"id":48,"uris":["http://zotero.org/users/8315333/items/937DY5BX",["http://zotero.org/users/8315333/items/937DY5BX"]],"itemData":{"id":48,"type":"report","language":"en","note":"DOI: 10.2172/1017120","number":"PNNL-19793, 1017120","page":"PNNL-19793, 1017120","source":"DOI.org (Crossref)","title":"Assessment of the Use of Nitrogen Trifluoride for Purifying Coolant and Heat Transfer Salts in the Fluoride Salt-Cooled High-Temperature Reactor","URL":"http://www.osti.gov/servlets/purl/1017120-KOwVs5/","author":[{"family":"Scheele","given":"Randall D."},{"family":"Casella","given":"Andrew M."}],"accessed":{"date-parts":[["2021",8,2]]},"issued":{"date-parts":[["2010",9,28]]}}}],"schema":"https://github.com/citation-style-language/schema/raw/master/csl-citation.json"} </w:instrText>
      </w:r>
      <w:r w:rsidR="00AB03B2" w:rsidRPr="00BD0B06">
        <w:rPr>
          <w:rFonts w:cstheme="minorHAnsi"/>
        </w:rPr>
        <w:fldChar w:fldCharType="separate"/>
      </w:r>
      <w:r w:rsidR="00BD27E1" w:rsidRPr="00BD27E1">
        <w:rPr>
          <w:rFonts w:ascii="Calibri" w:hAnsi="Calibri" w:cs="Calibri"/>
        </w:rPr>
        <w:t>[31]</w:t>
      </w:r>
      <w:r w:rsidR="00AB03B2" w:rsidRPr="00BD0B06">
        <w:rPr>
          <w:rFonts w:cstheme="minorHAnsi"/>
        </w:rPr>
        <w:fldChar w:fldCharType="end"/>
      </w:r>
      <w:r w:rsidR="00AB0A14" w:rsidRPr="00BD0B06">
        <w:rPr>
          <w:rFonts w:cstheme="minorHAnsi"/>
        </w:rPr>
        <w:t>. F</w:t>
      </w:r>
      <w:r w:rsidR="008C5DE6" w:rsidRPr="00BD0B06">
        <w:rPr>
          <w:rFonts w:cstheme="minorHAnsi"/>
        </w:rPr>
        <w:t>actoring in the possible cost of NF</w:t>
      </w:r>
      <w:r w:rsidR="008C5DE6" w:rsidRPr="00BD0B06">
        <w:rPr>
          <w:rFonts w:cstheme="minorHAnsi"/>
          <w:vertAlign w:val="subscript"/>
        </w:rPr>
        <w:t>3</w:t>
      </w:r>
      <w:r w:rsidR="008C5DE6" w:rsidRPr="00BD0B06">
        <w:rPr>
          <w:rFonts w:cstheme="minorHAnsi"/>
        </w:rPr>
        <w:t xml:space="preserve"> recovery could </w:t>
      </w:r>
      <w:r w:rsidR="00A31D98" w:rsidRPr="00BD0B06">
        <w:rPr>
          <w:rFonts w:cstheme="minorHAnsi"/>
        </w:rPr>
        <w:t>further increase the cost</w:t>
      </w:r>
      <w:r w:rsidR="00AB0A14" w:rsidRPr="00BD0B06">
        <w:rPr>
          <w:rFonts w:cstheme="minorHAnsi"/>
        </w:rPr>
        <w:t xml:space="preserve"> of NF</w:t>
      </w:r>
      <w:r w:rsidR="00AB0A14" w:rsidRPr="00BD0B06">
        <w:rPr>
          <w:rFonts w:cstheme="minorHAnsi"/>
          <w:vertAlign w:val="subscript"/>
        </w:rPr>
        <w:t>3</w:t>
      </w:r>
      <w:r w:rsidR="00AB0A14" w:rsidRPr="00BD0B06">
        <w:rPr>
          <w:rFonts w:cstheme="minorHAnsi"/>
        </w:rPr>
        <w:t xml:space="preserve"> compared to that of HF</w:t>
      </w:r>
      <w:r w:rsidR="003A4647" w:rsidRPr="00BD0B06">
        <w:rPr>
          <w:rFonts w:cstheme="minorHAnsi"/>
        </w:rPr>
        <w:t>; however</w:t>
      </w:r>
      <w:r w:rsidR="00453FF4" w:rsidRPr="00BD0B06">
        <w:rPr>
          <w:rFonts w:cstheme="minorHAnsi"/>
        </w:rPr>
        <w:t xml:space="preserve">, because it </w:t>
      </w:r>
      <w:r w:rsidR="00AD3A50" w:rsidRPr="00BD0B06">
        <w:rPr>
          <w:rFonts w:cstheme="minorHAnsi"/>
        </w:rPr>
        <w:t>is not</w:t>
      </w:r>
      <w:r w:rsidR="00453FF4" w:rsidRPr="00BD0B06">
        <w:rPr>
          <w:rFonts w:cstheme="minorHAnsi"/>
        </w:rPr>
        <w:t xml:space="preserve"> as </w:t>
      </w:r>
      <w:r w:rsidR="007E15E4" w:rsidRPr="00BD0B06">
        <w:rPr>
          <w:rFonts w:cstheme="minorHAnsi"/>
        </w:rPr>
        <w:t xml:space="preserve">nearly </w:t>
      </w:r>
      <w:r w:rsidR="00453FF4" w:rsidRPr="00BD0B06">
        <w:rPr>
          <w:rFonts w:cstheme="minorHAnsi"/>
        </w:rPr>
        <w:t>corrosive</w:t>
      </w:r>
      <w:ins w:id="80" w:author="Raiman, Stephen S" w:date="2021-03-08T13:06:00Z">
        <w:r w:rsidR="00615A1A" w:rsidRPr="00BD0B06">
          <w:rPr>
            <w:rFonts w:cstheme="minorHAnsi"/>
          </w:rPr>
          <w:t>,</w:t>
        </w:r>
      </w:ins>
      <w:r w:rsidR="00453FF4" w:rsidRPr="00BD0B06">
        <w:rPr>
          <w:rFonts w:cstheme="minorHAnsi"/>
        </w:rPr>
        <w:t xml:space="preserve"> and</w:t>
      </w:r>
      <w:ins w:id="81" w:author="Raiman, Stephen S" w:date="2021-03-08T13:06:00Z">
        <w:r w:rsidR="00615A1A" w:rsidRPr="00BD0B06">
          <w:rPr>
            <w:rFonts w:cstheme="minorHAnsi"/>
          </w:rPr>
          <w:t xml:space="preserve"> is</w:t>
        </w:r>
      </w:ins>
      <w:r w:rsidR="00453FF4" w:rsidRPr="00BD0B06">
        <w:rPr>
          <w:rFonts w:cstheme="minorHAnsi"/>
        </w:rPr>
        <w:t xml:space="preserve"> a gas at room temperature, heat trac</w:t>
      </w:r>
      <w:r w:rsidR="0081688E" w:rsidRPr="00BD0B06">
        <w:rPr>
          <w:rFonts w:cstheme="minorHAnsi"/>
        </w:rPr>
        <w:t xml:space="preserve">ing and noble alloy piping and fittings are not required to transport unheated </w:t>
      </w:r>
      <w:r w:rsidR="003A4647" w:rsidRPr="00BD0B06">
        <w:rPr>
          <w:rFonts w:cstheme="minorHAnsi"/>
        </w:rPr>
        <w:t>NF</w:t>
      </w:r>
      <w:r w:rsidR="003A4647" w:rsidRPr="00BD0B06">
        <w:rPr>
          <w:rFonts w:cstheme="minorHAnsi"/>
          <w:vertAlign w:val="subscript"/>
        </w:rPr>
        <w:t>3</w:t>
      </w:r>
      <w:r w:rsidR="003A4647" w:rsidRPr="00BD0B06">
        <w:rPr>
          <w:rFonts w:cstheme="minorHAnsi"/>
        </w:rPr>
        <w:t>.</w:t>
      </w:r>
      <w:r w:rsidR="007E15E4" w:rsidRPr="00BD0B06">
        <w:rPr>
          <w:rFonts w:cstheme="minorHAnsi"/>
        </w:rPr>
        <w:t xml:space="preserve"> This could offset some of the </w:t>
      </w:r>
      <w:proofErr w:type="gramStart"/>
      <w:r w:rsidR="00E427CB" w:rsidRPr="00BD0B06">
        <w:rPr>
          <w:rFonts w:cstheme="minorHAnsi"/>
        </w:rPr>
        <w:t>aforementioned costs</w:t>
      </w:r>
      <w:proofErr w:type="gramEnd"/>
      <w:r w:rsidR="00E427CB" w:rsidRPr="00BD0B06">
        <w:rPr>
          <w:rFonts w:cstheme="minorHAnsi"/>
        </w:rPr>
        <w:t xml:space="preserve"> compared to HF.</w:t>
      </w:r>
    </w:p>
    <w:p w14:paraId="1C08769B" w14:textId="75F139B4" w:rsidR="00981C4B" w:rsidRPr="00BD0B06" w:rsidRDefault="00214E98" w:rsidP="007441AA">
      <w:pPr>
        <w:pStyle w:val="Heading3"/>
        <w:rPr>
          <w:ins w:id="82" w:author="kylestrattonwilliams@gmail.com" w:date="2021-03-30T10:14:00Z"/>
          <w:rFonts w:asciiTheme="minorHAnsi" w:hAnsiTheme="minorHAnsi" w:cstheme="minorHAnsi"/>
        </w:rPr>
      </w:pPr>
      <w:bookmarkStart w:id="83" w:name="_Toc92120921"/>
      <w:r w:rsidRPr="00BD0B06">
        <w:rPr>
          <w:rFonts w:asciiTheme="minorHAnsi" w:hAnsiTheme="minorHAnsi" w:cstheme="minorHAnsi"/>
        </w:rPr>
        <w:t>4</w:t>
      </w:r>
      <w:ins w:id="84" w:author="kylestrattonwilliams@gmail.com" w:date="2021-03-30T10:12:00Z">
        <w:r w:rsidR="00981C4B" w:rsidRPr="00BD0B06">
          <w:rPr>
            <w:rFonts w:asciiTheme="minorHAnsi" w:hAnsiTheme="minorHAnsi" w:cstheme="minorHAnsi"/>
            <w:rPrChange w:id="85" w:author="kylestrattonwilliams@gmail.com" w:date="2021-03-30T10:12:00Z">
              <w:rPr/>
            </w:rPrChange>
          </w:rPr>
          <w:t>.3 NH</w:t>
        </w:r>
        <w:r w:rsidR="00981C4B" w:rsidRPr="00BD0B06">
          <w:rPr>
            <w:rFonts w:asciiTheme="minorHAnsi" w:hAnsiTheme="minorHAnsi" w:cstheme="minorHAnsi"/>
            <w:vertAlign w:val="subscript"/>
            <w:rPrChange w:id="86" w:author="kylestrattonwilliams@gmail.com" w:date="2021-03-30T10:12:00Z">
              <w:rPr/>
            </w:rPrChange>
          </w:rPr>
          <w:t>4</w:t>
        </w:r>
        <w:r w:rsidR="00981C4B" w:rsidRPr="00BD0B06">
          <w:rPr>
            <w:rFonts w:asciiTheme="minorHAnsi" w:hAnsiTheme="minorHAnsi" w:cstheme="minorHAnsi"/>
            <w:rPrChange w:id="87" w:author="kylestrattonwilliams@gmail.com" w:date="2021-03-30T10:12:00Z">
              <w:rPr/>
            </w:rPrChange>
          </w:rPr>
          <w:t>HF</w:t>
        </w:r>
        <w:r w:rsidR="00981C4B" w:rsidRPr="00BD0B06">
          <w:rPr>
            <w:rFonts w:asciiTheme="minorHAnsi" w:hAnsiTheme="minorHAnsi" w:cstheme="minorHAnsi"/>
            <w:vertAlign w:val="subscript"/>
            <w:rPrChange w:id="88" w:author="kylestrattonwilliams@gmail.com" w:date="2021-03-30T10:12:00Z">
              <w:rPr/>
            </w:rPrChange>
          </w:rPr>
          <w:t>2</w:t>
        </w:r>
        <w:r w:rsidR="00981C4B" w:rsidRPr="00BD0B06">
          <w:rPr>
            <w:rFonts w:asciiTheme="minorHAnsi" w:hAnsiTheme="minorHAnsi" w:cstheme="minorHAnsi"/>
            <w:rPrChange w:id="89" w:author="kylestrattonwilliams@gmail.com" w:date="2021-03-30T10:12:00Z">
              <w:rPr/>
            </w:rPrChange>
          </w:rPr>
          <w:t xml:space="preserve"> Baking</w:t>
        </w:r>
      </w:ins>
      <w:bookmarkEnd w:id="83"/>
    </w:p>
    <w:p w14:paraId="39547AEF" w14:textId="76807085" w:rsidR="00B3299D" w:rsidRPr="00BD0B06" w:rsidRDefault="009646B1" w:rsidP="00981C4B">
      <w:pPr>
        <w:rPr>
          <w:rFonts w:cstheme="minorHAnsi"/>
        </w:rPr>
      </w:pPr>
      <w:r w:rsidRPr="00BD0B06">
        <w:rPr>
          <w:rFonts w:cstheme="minorHAnsi"/>
        </w:rPr>
        <w:t>Another available method for molten salt purification is NH</w:t>
      </w:r>
      <w:r w:rsidRPr="00BD0B06">
        <w:rPr>
          <w:rFonts w:cstheme="minorHAnsi"/>
          <w:vertAlign w:val="subscript"/>
        </w:rPr>
        <w:t>4</w:t>
      </w:r>
      <w:r w:rsidRPr="00BD0B06">
        <w:rPr>
          <w:rFonts w:cstheme="minorHAnsi"/>
        </w:rPr>
        <w:t>HF</w:t>
      </w:r>
      <w:r w:rsidRPr="00BD0B06">
        <w:rPr>
          <w:rFonts w:cstheme="minorHAnsi"/>
          <w:vertAlign w:val="subscript"/>
        </w:rPr>
        <w:t>2</w:t>
      </w:r>
      <w:r w:rsidRPr="00BD0B06">
        <w:rPr>
          <w:rFonts w:cstheme="minorHAnsi"/>
        </w:rPr>
        <w:t xml:space="preserve"> baking. This process involves </w:t>
      </w:r>
      <w:r w:rsidR="004720E8" w:rsidRPr="00BD0B06">
        <w:rPr>
          <w:rFonts w:cstheme="minorHAnsi"/>
        </w:rPr>
        <w:t>the addition of high purity NH</w:t>
      </w:r>
      <w:r w:rsidR="004720E8" w:rsidRPr="00BD0B06">
        <w:rPr>
          <w:rFonts w:cstheme="minorHAnsi"/>
          <w:vertAlign w:val="subscript"/>
        </w:rPr>
        <w:t>4</w:t>
      </w:r>
      <w:r w:rsidR="004720E8" w:rsidRPr="00BD0B06">
        <w:rPr>
          <w:rFonts w:cstheme="minorHAnsi"/>
        </w:rPr>
        <w:t>HF</w:t>
      </w:r>
      <w:r w:rsidR="004720E8" w:rsidRPr="00BD0B06">
        <w:rPr>
          <w:rFonts w:cstheme="minorHAnsi"/>
          <w:vertAlign w:val="subscript"/>
        </w:rPr>
        <w:t>2</w:t>
      </w:r>
      <w:r w:rsidR="00170151" w:rsidRPr="00BD0B06">
        <w:rPr>
          <w:rFonts w:cstheme="minorHAnsi"/>
        </w:rPr>
        <w:t xml:space="preserve"> to the frozen salt mix. This mixture is then placed in a sealed container and brought up to </w:t>
      </w:r>
      <w:r w:rsidR="002E5DBC" w:rsidRPr="00BD0B06">
        <w:rPr>
          <w:rFonts w:cstheme="minorHAnsi"/>
        </w:rPr>
        <w:t>600C-750C for 4-24 hours</w:t>
      </w:r>
      <w:r w:rsidR="00155FA6" w:rsidRPr="00BD0B06">
        <w:rPr>
          <w:rFonts w:cstheme="minorHAnsi"/>
        </w:rPr>
        <w:t xml:space="preserve"> after which the container is</w:t>
      </w:r>
      <w:r w:rsidR="00077A70" w:rsidRPr="00BD0B06">
        <w:rPr>
          <w:rFonts w:cstheme="minorHAnsi"/>
        </w:rPr>
        <w:t xml:space="preserve"> purged with an inert gas</w:t>
      </w:r>
      <w:r w:rsidR="00155FA6" w:rsidRPr="00BD0B06">
        <w:rPr>
          <w:rFonts w:cstheme="minorHAnsi"/>
        </w:rPr>
        <w:t xml:space="preserve"> opened in an inert, dry atmosphere to collect the </w:t>
      </w:r>
      <w:r w:rsidR="00362E8F" w:rsidRPr="00BD0B06">
        <w:rPr>
          <w:rFonts w:cstheme="minorHAnsi"/>
        </w:rPr>
        <w:t>purified salt</w:t>
      </w:r>
      <w:r w:rsidR="00AB03B2" w:rsidRPr="00BD0B06">
        <w:rPr>
          <w:rFonts w:cstheme="minorHAnsi"/>
        </w:rPr>
        <w:t xml:space="preserve"> </w:t>
      </w:r>
      <w:r w:rsidR="00AB03B2" w:rsidRPr="00BD0B06">
        <w:rPr>
          <w:rFonts w:cstheme="minorHAnsi"/>
        </w:rPr>
        <w:fldChar w:fldCharType="begin"/>
      </w:r>
      <w:r w:rsidR="00AF4E58">
        <w:rPr>
          <w:rFonts w:cstheme="minorHAnsi"/>
        </w:rPr>
        <w:instrText xml:space="preserve"> ADDIN ZOTERO_ITEM CSL_CITATION {"citationID":"cDb4zNnS","properties":{"formattedCitation":"[42]","plainCitation":"[42]","noteIndex":0},"citationItems":[{"id":25,"uris":["http://zotero.org/users/8315333/items/RST4VMS8",["http://zotero.org/users/8315333/items/RST4VMS8"]],"itemData":{"id":25,"type":"article-journal","abstract":"The \"dry\" techniques of producing and clearing of some metals fluorides, their mixtures and cakes of a given composition obtained without usage gaseous HF for experiments under the Project ISTC #3749 are developed. The products of synthesizing and purification of oxygen-containing compounds, are studied by methods X-ray diffraction analysis, gravimetry or IR spectrometry. The experimental studies confirmed that solid NH4HF2 can be efficiently used instead of an unsafe and corrosive HF gas for removal of oxygen-containing impurities from metal fluorides and for conversion of uranium and thorium dioxides to anhydrous tetrafluorides. These processes do not require expensive equipment and special measures of safety.","language":"en","page":"21","source":"Zotero","title":"Salts purification and redox potential measurement for the molten LiF-ThF4-UF4 mixture","author":[{"family":"Afonichkin","given":"V"},{"family":"Bovet","given":"A"},{"family":"Shishkin","given":"V"}],"issued":{"date-parts":[["2010"]]}}}],"schema":"https://github.com/citation-style-language/schema/raw/master/csl-citation.json"} </w:instrText>
      </w:r>
      <w:r w:rsidR="00AB03B2" w:rsidRPr="00BD0B06">
        <w:rPr>
          <w:rFonts w:cstheme="minorHAnsi"/>
        </w:rPr>
        <w:fldChar w:fldCharType="separate"/>
      </w:r>
      <w:r w:rsidR="0096168B" w:rsidRPr="0096168B">
        <w:rPr>
          <w:rFonts w:ascii="Calibri" w:hAnsi="Calibri" w:cs="Calibri"/>
        </w:rPr>
        <w:t>[42]</w:t>
      </w:r>
      <w:r w:rsidR="00AB03B2" w:rsidRPr="00BD0B06">
        <w:rPr>
          <w:rFonts w:cstheme="minorHAnsi"/>
        </w:rPr>
        <w:fldChar w:fldCharType="end"/>
      </w:r>
      <w:r w:rsidR="002E5DBC" w:rsidRPr="00BD0B06">
        <w:rPr>
          <w:rFonts w:cstheme="minorHAnsi"/>
        </w:rPr>
        <w:t>.</w:t>
      </w:r>
      <w:r w:rsidR="00155FA6" w:rsidRPr="00BD0B06">
        <w:rPr>
          <w:rFonts w:cstheme="minorHAnsi"/>
        </w:rPr>
        <w:t xml:space="preserve"> </w:t>
      </w:r>
      <w:r w:rsidR="002E5DBC" w:rsidRPr="00BD0B06">
        <w:rPr>
          <w:rFonts w:cstheme="minorHAnsi"/>
        </w:rPr>
        <w:t xml:space="preserve"> </w:t>
      </w:r>
    </w:p>
    <w:p w14:paraId="603B73B1" w14:textId="1F4DB813" w:rsidR="00362E8F" w:rsidRPr="00BD0B06" w:rsidRDefault="00214E98" w:rsidP="007441AA">
      <w:pPr>
        <w:pStyle w:val="Heading4"/>
        <w:rPr>
          <w:rFonts w:asciiTheme="minorHAnsi" w:hAnsiTheme="minorHAnsi" w:cstheme="minorHAnsi"/>
        </w:rPr>
      </w:pPr>
      <w:r w:rsidRPr="00BD0B06">
        <w:rPr>
          <w:rFonts w:asciiTheme="minorHAnsi" w:hAnsiTheme="minorHAnsi" w:cstheme="minorHAnsi"/>
        </w:rPr>
        <w:t>4</w:t>
      </w:r>
      <w:r w:rsidR="00362E8F" w:rsidRPr="00BD0B06">
        <w:rPr>
          <w:rFonts w:asciiTheme="minorHAnsi" w:hAnsiTheme="minorHAnsi" w:cstheme="minorHAnsi"/>
        </w:rPr>
        <w:t>.3.1 Chemistry</w:t>
      </w:r>
    </w:p>
    <w:p w14:paraId="4EBF6344" w14:textId="7F341178" w:rsidR="00094E74" w:rsidRPr="00BD0B06" w:rsidRDefault="00D41E52" w:rsidP="00981C4B">
      <w:pPr>
        <w:rPr>
          <w:rFonts w:cstheme="minorHAnsi"/>
        </w:rPr>
      </w:pPr>
      <w:r w:rsidRPr="00BD0B06">
        <w:rPr>
          <w:rFonts w:cstheme="minorHAnsi"/>
        </w:rPr>
        <w:t>Above 230C, NH</w:t>
      </w:r>
      <w:r w:rsidRPr="00BD0B06">
        <w:rPr>
          <w:rFonts w:cstheme="minorHAnsi"/>
          <w:vertAlign w:val="subscript"/>
        </w:rPr>
        <w:t>4</w:t>
      </w:r>
      <w:r w:rsidRPr="00BD0B06">
        <w:rPr>
          <w:rFonts w:cstheme="minorHAnsi"/>
        </w:rPr>
        <w:t>HF</w:t>
      </w:r>
      <w:r w:rsidRPr="00BD0B06">
        <w:rPr>
          <w:rFonts w:cstheme="minorHAnsi"/>
          <w:vertAlign w:val="subscript"/>
        </w:rPr>
        <w:t>2</w:t>
      </w:r>
      <w:r w:rsidRPr="00BD0B06">
        <w:rPr>
          <w:rFonts w:cstheme="minorHAnsi"/>
        </w:rPr>
        <w:t xml:space="preserve"> decomposes via the</w:t>
      </w:r>
      <w:r w:rsidR="00426672" w:rsidRPr="00BD0B06">
        <w:rPr>
          <w:rFonts w:cstheme="minorHAnsi"/>
        </w:rPr>
        <w:t xml:space="preserve"> reaction shown in equation 1</w:t>
      </w:r>
      <w:r w:rsidR="009866EF" w:rsidRPr="00BD0B06">
        <w:rPr>
          <w:rFonts w:cstheme="minorHAnsi"/>
        </w:rPr>
        <w:t>7</w:t>
      </w:r>
      <w:r w:rsidR="00F7192F" w:rsidRPr="00BD0B06">
        <w:rPr>
          <w:rFonts w:cstheme="minorHAnsi"/>
        </w:rPr>
        <w:t xml:space="preserve"> </w:t>
      </w:r>
      <w:r w:rsidR="00AB03B2" w:rsidRPr="00BD0B06">
        <w:rPr>
          <w:rFonts w:cstheme="minorHAnsi"/>
        </w:rPr>
        <w:fldChar w:fldCharType="begin"/>
      </w:r>
      <w:r w:rsidR="00AF4E58">
        <w:rPr>
          <w:rFonts w:cstheme="minorHAnsi"/>
        </w:rPr>
        <w:instrText xml:space="preserve"> ADDIN ZOTERO_ITEM CSL_CITATION {"citationID":"1QotIVwz","properties":{"formattedCitation":"[16]","plainCitation":"[16]","noteIndex":0},"citationItems":[{"id":34,"uris":["http://zotero.org/users/8315333/items/I2BU5DL3",["http://zotero.org/users/8315333/items/I2BU5DL3"]],"itemData":{"id":34,"type":"article-journal","abstract":"Li 2 BeF 4 , or flibe, is the primary candidate coolant for the fluoride-salt-cooled high-temperature nuclear reactor (FHR). Kilogram quantities of pure flibe are required for repeatable corrosion tests of modern reactor materials. This paper details fluoride salt purification by the hydrofluorination–hydrogen process, which was used to regenerate 57.4 kg of flibe originating from the secondary loop of the molten salt reactor experiment (MSRE) at Oak Ridge National Laboratory (ORNL). Additionally, it expounds upon necessary handling precautions required to produce high-quality flibe and includes technological advancements which ease the purification and analysis process. Flibe batches produced at the University of Wisconsin are the largest since the MSRE program, enabling new corrosion, radiation, and thermal hydraulic testing around the United States.","container-title":"Journal of Nuclear Engineering and Radiation Science","DOI":"10.1115/1.4030963","ISSN":"2332-8983, 2332-8975","issue":"4","language":"en","page":"041010","source":"DOI.org (Crossref)","title":"Batch-Scale Hydrofluorination of Li27BeF4 to Support Molten Salt Reactor Development","volume":"1","author":[{"family":"Kelleher","given":"Brian C."},{"family":"Dolan","given":"Kieran P."},{"family":"Brooks","given":"Paul"},{"family":"Anderson","given":"Mark H."},{"family":"Sridharan","given":"Kumar"}],"issued":{"date-parts":[["2015",10,1]]}}}],"schema":"https://github.com/citation-style-language/schema/raw/master/csl-citation.json"} </w:instrText>
      </w:r>
      <w:r w:rsidR="00AB03B2" w:rsidRPr="00BD0B06">
        <w:rPr>
          <w:rFonts w:cstheme="minorHAnsi"/>
        </w:rPr>
        <w:fldChar w:fldCharType="separate"/>
      </w:r>
      <w:r w:rsidR="00B835BA" w:rsidRPr="00B835BA">
        <w:rPr>
          <w:rFonts w:ascii="Calibri" w:hAnsi="Calibri" w:cs="Calibri"/>
        </w:rPr>
        <w:t>[16]</w:t>
      </w:r>
      <w:r w:rsidR="00AB03B2" w:rsidRPr="00BD0B06">
        <w:rPr>
          <w:rFonts w:cstheme="minorHAnsi"/>
        </w:rPr>
        <w:fldChar w:fldCharType="end"/>
      </w:r>
      <w:r w:rsidR="00426672" w:rsidRPr="00BD0B06">
        <w:rPr>
          <w:rFonts w:cstheme="minorHAnsi"/>
        </w:rPr>
        <w:t>.</w:t>
      </w:r>
    </w:p>
    <w:p w14:paraId="1F50133A" w14:textId="7CB6541D" w:rsidR="00094E74" w:rsidRPr="00BD0B06" w:rsidRDefault="00000000" w:rsidP="00094E74">
      <w:pPr>
        <w:rPr>
          <w:rFonts w:eastAsiaTheme="minorEastAsia" w:cstheme="minorHAnsi"/>
        </w:rPr>
      </w:pPr>
      <m:oMathPara>
        <m:oMathParaPr>
          <m:jc m:val="right"/>
        </m:oMathParaPr>
        <m:oMath>
          <m:sSub>
            <m:sSubPr>
              <m:ctrlPr>
                <w:rPr>
                  <w:rFonts w:ascii="Cambria Math" w:hAnsi="Cambria Math" w:cstheme="minorHAnsi"/>
                  <w:iCs/>
                </w:rPr>
              </m:ctrlPr>
            </m:sSubPr>
            <m:e>
              <m:r>
                <m:rPr>
                  <m:sty m:val="p"/>
                </m:rPr>
                <w:rPr>
                  <w:rFonts w:ascii="Cambria Math" w:hAnsi="Cambria Math" w:cstheme="minorHAnsi"/>
                </w:rPr>
                <m:t>NH</m:t>
              </m:r>
            </m:e>
            <m:sub>
              <m:r>
                <m:rPr>
                  <m:sty m:val="p"/>
                </m:rPr>
                <w:rPr>
                  <w:rFonts w:ascii="Cambria Math" w:hAnsi="Cambria Math" w:cstheme="minorHAnsi"/>
                </w:rPr>
                <m:t>4</m:t>
              </m:r>
            </m:sub>
          </m:sSub>
          <m:sSub>
            <m:sSubPr>
              <m:ctrlPr>
                <w:rPr>
                  <w:rFonts w:ascii="Cambria Math" w:eastAsiaTheme="minorEastAsia" w:hAnsi="Cambria Math" w:cstheme="minorHAnsi"/>
                  <w:iCs/>
                </w:rPr>
              </m:ctrlPr>
            </m:sSubPr>
            <m:e>
              <m:r>
                <m:rPr>
                  <m:sty m:val="p"/>
                </m:rPr>
                <w:rPr>
                  <w:rFonts w:ascii="Cambria Math" w:eastAsiaTheme="minorEastAsia" w:hAnsi="Cambria Math" w:cstheme="minorHAnsi"/>
                </w:rPr>
                <m:t>HF</m:t>
              </m:r>
            </m:e>
            <m:sub>
              <m:r>
                <m:rPr>
                  <m:sty m:val="p"/>
                </m:rPr>
                <w:rPr>
                  <w:rFonts w:ascii="Cambria Math" w:eastAsiaTheme="minorEastAsia" w:hAnsi="Cambria Math" w:cstheme="minorHAnsi"/>
                </w:rPr>
                <m:t>2</m:t>
              </m:r>
            </m:sub>
          </m:sSub>
          <m:r>
            <m:rPr>
              <m:sty m:val="p"/>
            </m:rPr>
            <w:rPr>
              <w:rFonts w:ascii="Cambria Math" w:eastAsiaTheme="minorEastAsia" w:hAnsi="Cambria Math" w:cstheme="minorHAnsi"/>
            </w:rPr>
            <m:t xml:space="preserve"> →</m:t>
          </m:r>
          <m:sSub>
            <m:sSubPr>
              <m:ctrlPr>
                <w:rPr>
                  <w:rFonts w:ascii="Cambria Math" w:eastAsiaTheme="minorEastAsia" w:hAnsi="Cambria Math" w:cstheme="minorHAnsi"/>
                  <w:iCs/>
                </w:rPr>
              </m:ctrlPr>
            </m:sSubPr>
            <m:e>
              <m:r>
                <m:rPr>
                  <m:sty m:val="p"/>
                </m:rPr>
                <w:rPr>
                  <w:rFonts w:ascii="Cambria Math" w:eastAsiaTheme="minorEastAsia" w:hAnsi="Cambria Math" w:cstheme="minorHAnsi"/>
                </w:rPr>
                <m:t>NH</m:t>
              </m:r>
            </m:e>
            <m:sub>
              <m:r>
                <m:rPr>
                  <m:sty m:val="p"/>
                </m:rPr>
                <w:rPr>
                  <w:rFonts w:ascii="Cambria Math" w:eastAsiaTheme="minorEastAsia" w:hAnsi="Cambria Math" w:cstheme="minorHAnsi"/>
                </w:rPr>
                <m:t>3</m:t>
              </m:r>
            </m:sub>
          </m:sSub>
          <m:r>
            <m:rPr>
              <m:sty m:val="p"/>
            </m:rPr>
            <w:rPr>
              <w:rFonts w:ascii="Cambria Math" w:eastAsiaTheme="minorEastAsia" w:hAnsi="Cambria Math" w:cstheme="minorHAnsi"/>
            </w:rPr>
            <m:t xml:space="preserve">+2HF     </m:t>
          </m:r>
          <m:r>
            <w:rPr>
              <w:rFonts w:ascii="Cambria Math" w:eastAsiaTheme="minorEastAsia" w:hAnsi="Cambria Math" w:cstheme="minorHAnsi"/>
            </w:rPr>
            <m:t xml:space="preserve">                                                                 (17)</m:t>
          </m:r>
        </m:oMath>
      </m:oMathPara>
    </w:p>
    <w:p w14:paraId="0C2526F9" w14:textId="77777777" w:rsidR="00BE2092" w:rsidRPr="00BD0B06" w:rsidRDefault="00CD469B" w:rsidP="00094E74">
      <w:pPr>
        <w:rPr>
          <w:rFonts w:eastAsiaTheme="minorEastAsia" w:cstheme="minorHAnsi"/>
        </w:rPr>
      </w:pPr>
      <w:r w:rsidRPr="00BD0B06">
        <w:rPr>
          <w:rFonts w:eastAsiaTheme="minorEastAsia" w:cstheme="minorHAnsi"/>
        </w:rPr>
        <w:lastRenderedPageBreak/>
        <w:t>The NH</w:t>
      </w:r>
      <w:r w:rsidRPr="00BD0B06">
        <w:rPr>
          <w:rFonts w:eastAsiaTheme="minorEastAsia" w:cstheme="minorHAnsi"/>
          <w:vertAlign w:val="subscript"/>
        </w:rPr>
        <w:t>3</w:t>
      </w:r>
      <w:r w:rsidRPr="00BD0B06">
        <w:rPr>
          <w:rFonts w:eastAsiaTheme="minorEastAsia" w:cstheme="minorHAnsi"/>
        </w:rPr>
        <w:t xml:space="preserve"> produced in this reaction is inert relative to the salt and its impurities</w:t>
      </w:r>
      <w:r w:rsidR="0036434B" w:rsidRPr="00BD0B06">
        <w:rPr>
          <w:rFonts w:eastAsiaTheme="minorEastAsia" w:cstheme="minorHAnsi"/>
        </w:rPr>
        <w:t>; however</w:t>
      </w:r>
      <w:r w:rsidR="009161C0" w:rsidRPr="00BD0B06">
        <w:rPr>
          <w:rFonts w:eastAsiaTheme="minorEastAsia" w:cstheme="minorHAnsi"/>
        </w:rPr>
        <w:t>,</w:t>
      </w:r>
      <w:r w:rsidR="0036434B" w:rsidRPr="00BD0B06">
        <w:rPr>
          <w:rFonts w:eastAsiaTheme="minorEastAsia" w:cstheme="minorHAnsi"/>
        </w:rPr>
        <w:t xml:space="preserve"> </w:t>
      </w:r>
      <w:r w:rsidR="00F7192F" w:rsidRPr="00BD0B06">
        <w:rPr>
          <w:rFonts w:eastAsiaTheme="minorEastAsia" w:cstheme="minorHAnsi"/>
        </w:rPr>
        <w:t xml:space="preserve">the HF </w:t>
      </w:r>
      <w:r w:rsidR="005D39B4" w:rsidRPr="00BD0B06">
        <w:rPr>
          <w:rFonts w:eastAsiaTheme="minorEastAsia" w:cstheme="minorHAnsi"/>
        </w:rPr>
        <w:t xml:space="preserve">produced </w:t>
      </w:r>
      <w:r w:rsidR="00F7192F" w:rsidRPr="00BD0B06">
        <w:rPr>
          <w:rFonts w:eastAsiaTheme="minorEastAsia" w:cstheme="minorHAnsi"/>
        </w:rPr>
        <w:t>reacts in the same manner as what was shown in section 3.1.1</w:t>
      </w:r>
      <w:r w:rsidR="00A05614" w:rsidRPr="00BD0B06">
        <w:rPr>
          <w:rFonts w:eastAsiaTheme="minorEastAsia" w:cstheme="minorHAnsi"/>
        </w:rPr>
        <w:t>.</w:t>
      </w:r>
      <w:r w:rsidR="005D39B4" w:rsidRPr="00BD0B06">
        <w:rPr>
          <w:rFonts w:eastAsiaTheme="minorEastAsia" w:cstheme="minorHAnsi"/>
        </w:rPr>
        <w:t xml:space="preserve"> </w:t>
      </w:r>
      <w:r w:rsidR="0066349C" w:rsidRPr="00BD0B06">
        <w:rPr>
          <w:rFonts w:eastAsiaTheme="minorEastAsia" w:cstheme="minorHAnsi"/>
        </w:rPr>
        <w:t>Since this method relies on the produc</w:t>
      </w:r>
      <w:r w:rsidR="002330DB" w:rsidRPr="00BD0B06">
        <w:rPr>
          <w:rFonts w:eastAsiaTheme="minorEastAsia" w:cstheme="minorHAnsi"/>
        </w:rPr>
        <w:t>ed</w:t>
      </w:r>
      <w:r w:rsidR="0066349C" w:rsidRPr="00BD0B06">
        <w:rPr>
          <w:rFonts w:eastAsiaTheme="minorEastAsia" w:cstheme="minorHAnsi"/>
        </w:rPr>
        <w:t xml:space="preserve"> HF</w:t>
      </w:r>
      <w:r w:rsidR="002330DB" w:rsidRPr="00BD0B06">
        <w:rPr>
          <w:rFonts w:eastAsiaTheme="minorEastAsia" w:cstheme="minorHAnsi"/>
        </w:rPr>
        <w:t xml:space="preserve"> to react with the salt’s impurities</w:t>
      </w:r>
      <w:r w:rsidR="0066349C" w:rsidRPr="00BD0B06">
        <w:rPr>
          <w:rFonts w:eastAsiaTheme="minorEastAsia" w:cstheme="minorHAnsi"/>
        </w:rPr>
        <w:t xml:space="preserve">, its thermodynamics are the same as </w:t>
      </w:r>
      <w:r w:rsidR="00FB0A7D" w:rsidRPr="00BD0B06">
        <w:rPr>
          <w:rFonts w:eastAsiaTheme="minorEastAsia" w:cstheme="minorHAnsi"/>
        </w:rPr>
        <w:t>those</w:t>
      </w:r>
      <w:r w:rsidR="00061F87" w:rsidRPr="00BD0B06">
        <w:rPr>
          <w:rFonts w:eastAsiaTheme="minorEastAsia" w:cstheme="minorHAnsi"/>
        </w:rPr>
        <w:t xml:space="preserve"> for HF</w:t>
      </w:r>
      <w:r w:rsidR="00FB0A7D" w:rsidRPr="00BD0B06">
        <w:rPr>
          <w:rFonts w:eastAsiaTheme="minorEastAsia" w:cstheme="minorHAnsi"/>
        </w:rPr>
        <w:t xml:space="preserve"> shown in </w:t>
      </w:r>
      <w:r w:rsidR="00061F87" w:rsidRPr="00BD0B06">
        <w:rPr>
          <w:rFonts w:eastAsiaTheme="minorEastAsia" w:cstheme="minorHAnsi"/>
        </w:rPr>
        <w:t xml:space="preserve">tables 2-10. </w:t>
      </w:r>
    </w:p>
    <w:p w14:paraId="5BAE1BFD" w14:textId="622DED23" w:rsidR="00355E6C" w:rsidRPr="00BD0B06" w:rsidRDefault="000A1442" w:rsidP="00094E74">
      <w:pPr>
        <w:rPr>
          <w:rFonts w:eastAsiaTheme="minorEastAsia" w:cstheme="minorHAnsi"/>
        </w:rPr>
      </w:pPr>
      <w:r w:rsidRPr="00BD0B06">
        <w:rPr>
          <w:rFonts w:eastAsiaTheme="minorEastAsia" w:cstheme="minorHAnsi"/>
        </w:rPr>
        <w:t>This method will no</w:t>
      </w:r>
      <w:r w:rsidR="005F1F48" w:rsidRPr="00BD0B06">
        <w:rPr>
          <w:rFonts w:eastAsiaTheme="minorEastAsia" w:cstheme="minorHAnsi"/>
        </w:rPr>
        <w:t>t purify the salt to the same extent as HF-H</w:t>
      </w:r>
      <w:r w:rsidR="005F1F48" w:rsidRPr="00BD0B06">
        <w:rPr>
          <w:rFonts w:eastAsiaTheme="minorEastAsia" w:cstheme="minorHAnsi"/>
          <w:vertAlign w:val="subscript"/>
        </w:rPr>
        <w:t>2</w:t>
      </w:r>
      <w:r w:rsidR="005F1F48" w:rsidRPr="00BD0B06">
        <w:rPr>
          <w:rFonts w:eastAsiaTheme="minorEastAsia" w:cstheme="minorHAnsi"/>
        </w:rPr>
        <w:t xml:space="preserve"> sparging</w:t>
      </w:r>
      <w:r w:rsidR="00CF32F5" w:rsidRPr="00BD0B06">
        <w:rPr>
          <w:rFonts w:eastAsiaTheme="minorEastAsia" w:cstheme="minorHAnsi"/>
        </w:rPr>
        <w:t xml:space="preserve">. </w:t>
      </w:r>
      <w:r w:rsidR="006950F7" w:rsidRPr="00BD0B06">
        <w:rPr>
          <w:rFonts w:eastAsiaTheme="minorEastAsia" w:cstheme="minorHAnsi"/>
        </w:rPr>
        <w:t>HF-H</w:t>
      </w:r>
      <w:r w:rsidR="006950F7" w:rsidRPr="00BD0B06">
        <w:rPr>
          <w:rFonts w:eastAsiaTheme="minorEastAsia" w:cstheme="minorHAnsi"/>
          <w:vertAlign w:val="subscript"/>
        </w:rPr>
        <w:t>2</w:t>
      </w:r>
      <w:r w:rsidR="006950F7" w:rsidRPr="00BD0B06">
        <w:rPr>
          <w:rFonts w:eastAsiaTheme="minorEastAsia" w:cstheme="minorHAnsi"/>
        </w:rPr>
        <w:t xml:space="preserve"> sparging will bring the oxygen content down to ~80</w:t>
      </w:r>
      <w:r w:rsidR="00005B37" w:rsidRPr="00BD0B06">
        <w:rPr>
          <w:rFonts w:eastAsiaTheme="minorEastAsia" w:cstheme="minorHAnsi"/>
        </w:rPr>
        <w:t xml:space="preserve"> </w:t>
      </w:r>
      <w:r w:rsidR="006950F7" w:rsidRPr="00BD0B06">
        <w:rPr>
          <w:rFonts w:eastAsiaTheme="minorEastAsia" w:cstheme="minorHAnsi"/>
        </w:rPr>
        <w:t xml:space="preserve">ppm </w:t>
      </w:r>
      <w:r w:rsidR="00AB03B2" w:rsidRPr="00BD0B06">
        <w:rPr>
          <w:rFonts w:eastAsiaTheme="minorEastAsia" w:cstheme="minorHAnsi"/>
        </w:rPr>
        <w:fldChar w:fldCharType="begin"/>
      </w:r>
      <w:r w:rsidR="00AF4E58">
        <w:rPr>
          <w:rFonts w:eastAsiaTheme="minorEastAsia" w:cstheme="minorHAnsi"/>
        </w:rPr>
        <w:instrText xml:space="preserve"> ADDIN ZOTERO_ITEM CSL_CITATION {"citationID":"BVaWk5mB","properties":{"formattedCitation":"[16], [30]","plainCitation":"[16], [30]","noteIndex":0},"citationItems":[{"id":34,"uris":["http://zotero.org/users/8315333/items/I2BU5DL3",["http://zotero.org/users/8315333/items/I2BU5DL3"]],"itemData":{"id":34,"type":"article-journal","abstract":"Li 2 BeF 4 , or flibe, is the primary candidate coolant for the fluoride-salt-cooled high-temperature nuclear reactor (FHR). Kilogram quantities of pure flibe are required for repeatable corrosion tests of modern reactor materials. This paper details fluoride salt purification by the hydrofluorination–hydrogen process, which was used to regenerate 57.4 kg of flibe originating from the secondary loop of the molten salt reactor experiment (MSRE) at Oak Ridge National Laboratory (ORNL). Additionally, it expounds upon necessary handling precautions required to produce high-quality flibe and includes technological advancements which ease the purification and analysis process. Flibe batches produced at the University of Wisconsin are the largest since the MSRE program, enabling new corrosion, radiation, and thermal hydraulic testing around the United States.","container-title":"Journal of Nuclear Engineering and Radiation Science","DOI":"10.1115/1.4030963","ISSN":"2332-8983, 2332-8975","issue":"4","language":"en","page":"041010","source":"DOI.org (Crossref)","title":"Batch-Scale Hydrofluorination of Li27BeF4 to Support Molten Salt Reactor Development","volume":"1","author":[{"family":"Kelleher","given":"Brian C."},{"family":"Dolan","given":"Kieran P."},{"family":"Brooks","given":"Paul"},{"family":"Anderson","given":"Mark H."},{"family":"Sridharan","given":"Kumar"}],"issued":{"date-parts":[["2015",10,1]]}}},{"id":73,"uris":["http://zotero.org/users/8315333/items/NSL7VENW",["http://zotero.org/users/8315333/items/NSL7VENW"]],"itemData":{"id":73,"type":"article-journal","container-title":"Journal of Fluorine Chemistry","DOI":"10.1016/j.jfluchem.2017.03.006","ISSN":"00221139","journalAbbreviation":"Journal of Fluorine Chemistry","language":"en","page":"134-141","source":"DOI.org (Crossref)","title":"Preparation of high-purity molten FLiNaK salt by the hydrofluorination process","volume":"197","author":[{"family":"Zong","given":"Guoqiang"},{"family":"Zhang","given":"Zhi-Bing"},{"family":"Sun","given":"Jia-Hong"},{"family":"Xiao","given":"Ji-Chang"}],"issued":{"date-parts":[["2017",5]]}}}],"schema":"https://github.com/citation-style-language/schema/raw/master/csl-citation.json"} </w:instrText>
      </w:r>
      <w:r w:rsidR="00AB03B2" w:rsidRPr="00BD0B06">
        <w:rPr>
          <w:rFonts w:eastAsiaTheme="minorEastAsia" w:cstheme="minorHAnsi"/>
        </w:rPr>
        <w:fldChar w:fldCharType="separate"/>
      </w:r>
      <w:r w:rsidR="004271E6" w:rsidRPr="004271E6">
        <w:rPr>
          <w:rFonts w:ascii="Calibri" w:hAnsi="Calibri" w:cs="Calibri"/>
        </w:rPr>
        <w:t>[16], [30]</w:t>
      </w:r>
      <w:r w:rsidR="00AB03B2" w:rsidRPr="00BD0B06">
        <w:rPr>
          <w:rFonts w:eastAsiaTheme="minorEastAsia" w:cstheme="minorHAnsi"/>
        </w:rPr>
        <w:fldChar w:fldCharType="end"/>
      </w:r>
      <w:r w:rsidR="006950F7" w:rsidRPr="00BD0B06">
        <w:rPr>
          <w:rFonts w:eastAsiaTheme="minorEastAsia" w:cstheme="minorHAnsi"/>
        </w:rPr>
        <w:t>, while NH</w:t>
      </w:r>
      <w:r w:rsidR="006950F7" w:rsidRPr="00BD0B06">
        <w:rPr>
          <w:rFonts w:eastAsiaTheme="minorEastAsia" w:cstheme="minorHAnsi"/>
          <w:vertAlign w:val="subscript"/>
        </w:rPr>
        <w:t>4</w:t>
      </w:r>
      <w:r w:rsidR="006950F7" w:rsidRPr="00BD0B06">
        <w:rPr>
          <w:rFonts w:eastAsiaTheme="minorEastAsia" w:cstheme="minorHAnsi"/>
        </w:rPr>
        <w:t>HF</w:t>
      </w:r>
      <w:r w:rsidR="006950F7" w:rsidRPr="00BD0B06">
        <w:rPr>
          <w:rFonts w:eastAsiaTheme="minorEastAsia" w:cstheme="minorHAnsi"/>
          <w:vertAlign w:val="subscript"/>
        </w:rPr>
        <w:t>2</w:t>
      </w:r>
      <w:r w:rsidR="006950F7" w:rsidRPr="00BD0B06">
        <w:rPr>
          <w:rFonts w:eastAsiaTheme="minorEastAsia" w:cstheme="minorHAnsi"/>
        </w:rPr>
        <w:t xml:space="preserve"> baking will only bring </w:t>
      </w:r>
      <w:r w:rsidR="00005B37" w:rsidRPr="00BD0B06">
        <w:rPr>
          <w:rFonts w:eastAsiaTheme="minorEastAsia" w:cstheme="minorHAnsi"/>
        </w:rPr>
        <w:t>oxygen content down to ~200 ppm</w:t>
      </w:r>
      <w:r w:rsidR="007167F8" w:rsidRPr="00BD0B06">
        <w:rPr>
          <w:rFonts w:eastAsiaTheme="minorEastAsia" w:cstheme="minorHAnsi"/>
        </w:rPr>
        <w:t xml:space="preserve"> </w:t>
      </w:r>
      <w:r w:rsidR="00AB03B2" w:rsidRPr="00BD0B06">
        <w:rPr>
          <w:rFonts w:eastAsiaTheme="minorEastAsia" w:cstheme="minorHAnsi"/>
        </w:rPr>
        <w:fldChar w:fldCharType="begin"/>
      </w:r>
      <w:r w:rsidR="00AF4E58">
        <w:rPr>
          <w:rFonts w:eastAsiaTheme="minorEastAsia" w:cstheme="minorHAnsi"/>
        </w:rPr>
        <w:instrText xml:space="preserve"> ADDIN ZOTERO_ITEM CSL_CITATION {"citationID":"iocIYD7P","properties":{"formattedCitation":"[43]","plainCitation":"[43]","noteIndex":0},"citationItems":[{"id":74,"uris":["http://zotero.org/users/8315333/items/CGHATXAT",["http://zotero.org/users/8315333/items/CGHATXAT"]],"itemData":{"id":74,"type":"patent","abstract":"The invention provides a kind of highly purified fluoride molten salt and preparation method thereof.Particularly, said method comprising the steps of: (i) provides ammonium bifluoride-fluoride salt potpourri, and wherein said potpourri contains fluoride salt LiF, NaF and KF and ammonium bifluoride, wherein said ammonium bifluoride purity &gt;=99.9wt%; (ii) ammonium bifluoride described in heating and melting-fluoride salt potpourri, thus formation high-purity fluoridizes molten salt bath; (iii) high-purity described in cooling fluoridizes molten salt bath, thus obtains fluoride molten salt.Fused salt impurity of the present invention is few, and purity is high, stable in physicochemical property, is applicable to the extensive Synthesis and applications of nuclear industry.","language":"Chinese","number":"CN103219052B","title":"A kind of highly purified fluoride molten salt and preparation method thereof","URL":"https://patents.google.com/patent/CN103219052B/en?oq=CN103219052B","author":[{"family":"Xiao","given":"Ji-Chang"}],"issued":{"date-parts":[["2013"]]}}}],"schema":"https://github.com/citation-style-language/schema/raw/master/csl-citation.json"} </w:instrText>
      </w:r>
      <w:r w:rsidR="00AB03B2" w:rsidRPr="00BD0B06">
        <w:rPr>
          <w:rFonts w:eastAsiaTheme="minorEastAsia" w:cstheme="minorHAnsi"/>
        </w:rPr>
        <w:fldChar w:fldCharType="separate"/>
      </w:r>
      <w:r w:rsidR="0096168B" w:rsidRPr="0096168B">
        <w:rPr>
          <w:rFonts w:ascii="Calibri" w:hAnsi="Calibri" w:cs="Calibri"/>
        </w:rPr>
        <w:t>[43]</w:t>
      </w:r>
      <w:r w:rsidR="00AB03B2" w:rsidRPr="00BD0B06">
        <w:rPr>
          <w:rFonts w:eastAsiaTheme="minorEastAsia" w:cstheme="minorHAnsi"/>
        </w:rPr>
        <w:fldChar w:fldCharType="end"/>
      </w:r>
      <w:r w:rsidR="00005B37" w:rsidRPr="00BD0B06">
        <w:rPr>
          <w:rFonts w:eastAsiaTheme="minorEastAsia" w:cstheme="minorHAnsi"/>
        </w:rPr>
        <w:t xml:space="preserve">, with all other contaminants being </w:t>
      </w:r>
      <w:r w:rsidR="00933859" w:rsidRPr="00BD0B06">
        <w:rPr>
          <w:rFonts w:eastAsiaTheme="minorEastAsia" w:cstheme="minorHAnsi"/>
        </w:rPr>
        <w:t>at about equal concentrations for both</w:t>
      </w:r>
      <w:r w:rsidR="007167F8" w:rsidRPr="00BD0B06">
        <w:rPr>
          <w:rFonts w:eastAsiaTheme="minorEastAsia" w:cstheme="minorHAnsi"/>
        </w:rPr>
        <w:t xml:space="preserve"> methods, besides sulfates which require a reaction with H</w:t>
      </w:r>
      <w:r w:rsidR="007167F8" w:rsidRPr="00BD0B06">
        <w:rPr>
          <w:rFonts w:eastAsiaTheme="minorEastAsia" w:cstheme="minorHAnsi"/>
          <w:vertAlign w:val="subscript"/>
        </w:rPr>
        <w:t>2</w:t>
      </w:r>
      <w:r w:rsidR="007167F8" w:rsidRPr="00BD0B06">
        <w:rPr>
          <w:rFonts w:eastAsiaTheme="minorEastAsia" w:cstheme="minorHAnsi"/>
        </w:rPr>
        <w:t xml:space="preserve"> as shown in equation </w:t>
      </w:r>
      <w:r w:rsidR="00DE5827" w:rsidRPr="00BD0B06">
        <w:rPr>
          <w:rFonts w:eastAsiaTheme="minorEastAsia" w:cstheme="minorHAnsi"/>
        </w:rPr>
        <w:t>10</w:t>
      </w:r>
      <w:r w:rsidR="00C30822" w:rsidRPr="00BD0B06">
        <w:rPr>
          <w:rFonts w:eastAsiaTheme="minorEastAsia" w:cstheme="minorHAnsi"/>
        </w:rPr>
        <w:t>, meaning NH</w:t>
      </w:r>
      <w:r w:rsidR="00C30822" w:rsidRPr="00BD0B06">
        <w:rPr>
          <w:rFonts w:eastAsiaTheme="minorEastAsia" w:cstheme="minorHAnsi"/>
          <w:vertAlign w:val="subscript"/>
        </w:rPr>
        <w:t>4</w:t>
      </w:r>
      <w:r w:rsidR="00C30822" w:rsidRPr="00BD0B06">
        <w:rPr>
          <w:rFonts w:eastAsiaTheme="minorEastAsia" w:cstheme="minorHAnsi"/>
        </w:rPr>
        <w:t>HF</w:t>
      </w:r>
      <w:r w:rsidR="00C30822" w:rsidRPr="00BD0B06">
        <w:rPr>
          <w:rFonts w:eastAsiaTheme="minorEastAsia" w:cstheme="minorHAnsi"/>
          <w:vertAlign w:val="subscript"/>
        </w:rPr>
        <w:t>2</w:t>
      </w:r>
      <w:r w:rsidR="00C30822" w:rsidRPr="00BD0B06">
        <w:rPr>
          <w:rFonts w:eastAsiaTheme="minorEastAsia" w:cstheme="minorHAnsi"/>
        </w:rPr>
        <w:t xml:space="preserve"> baking will not remove this contaminant. </w:t>
      </w:r>
      <w:commentRangeStart w:id="90"/>
      <w:r w:rsidR="009C22E5" w:rsidRPr="00BD0B06">
        <w:rPr>
          <w:rFonts w:eastAsiaTheme="minorEastAsia" w:cstheme="minorHAnsi"/>
        </w:rPr>
        <w:t>Thi</w:t>
      </w:r>
      <w:r w:rsidR="00D1793B" w:rsidRPr="00BD0B06">
        <w:rPr>
          <w:rFonts w:eastAsiaTheme="minorEastAsia" w:cstheme="minorHAnsi"/>
        </w:rPr>
        <w:t xml:space="preserve">s shorter extent of purification could be explained by </w:t>
      </w:r>
      <w:proofErr w:type="gramStart"/>
      <w:r w:rsidR="00D1793B" w:rsidRPr="00BD0B06">
        <w:rPr>
          <w:rFonts w:eastAsiaTheme="minorEastAsia" w:cstheme="minorHAnsi"/>
        </w:rPr>
        <w:t>a number o</w:t>
      </w:r>
      <w:r w:rsidR="00AB01FA" w:rsidRPr="00BD0B06">
        <w:rPr>
          <w:rFonts w:eastAsiaTheme="minorEastAsia" w:cstheme="minorHAnsi"/>
        </w:rPr>
        <w:t>f</w:t>
      </w:r>
      <w:proofErr w:type="gramEnd"/>
      <w:r w:rsidR="00AB01FA" w:rsidRPr="00BD0B06">
        <w:rPr>
          <w:rFonts w:eastAsiaTheme="minorEastAsia" w:cstheme="minorHAnsi"/>
        </w:rPr>
        <w:t xml:space="preserve"> factors</w:t>
      </w:r>
      <w:r w:rsidR="00360290" w:rsidRPr="00BD0B06">
        <w:rPr>
          <w:rFonts w:eastAsiaTheme="minorEastAsia" w:cstheme="minorHAnsi"/>
        </w:rPr>
        <w:t>, but I believe that this is likely due to a lack of replenishment of the HF supply</w:t>
      </w:r>
      <w:r w:rsidR="00ED12DB" w:rsidRPr="00BD0B06">
        <w:rPr>
          <w:rFonts w:eastAsiaTheme="minorEastAsia" w:cstheme="minorHAnsi"/>
        </w:rPr>
        <w:t xml:space="preserve"> for the reaction</w:t>
      </w:r>
      <w:commentRangeEnd w:id="90"/>
      <w:r w:rsidR="005465A8" w:rsidRPr="00BD0B06">
        <w:rPr>
          <w:rStyle w:val="CommentReference"/>
          <w:rFonts w:cstheme="minorHAnsi"/>
        </w:rPr>
        <w:commentReference w:id="90"/>
      </w:r>
      <w:r w:rsidR="002B5BD0" w:rsidRPr="00BD0B06">
        <w:rPr>
          <w:rFonts w:eastAsiaTheme="minorEastAsia" w:cstheme="minorHAnsi"/>
        </w:rPr>
        <w:t>.</w:t>
      </w:r>
    </w:p>
    <w:p w14:paraId="4F7F6394" w14:textId="7EF0262B" w:rsidR="00844C74" w:rsidRPr="00BD0B06" w:rsidRDefault="00214E98" w:rsidP="007441AA">
      <w:pPr>
        <w:pStyle w:val="Heading4"/>
        <w:rPr>
          <w:rFonts w:asciiTheme="minorHAnsi" w:hAnsiTheme="minorHAnsi" w:cstheme="minorHAnsi"/>
        </w:rPr>
      </w:pPr>
      <w:r w:rsidRPr="00BD0B06">
        <w:rPr>
          <w:rFonts w:asciiTheme="minorHAnsi" w:hAnsiTheme="minorHAnsi" w:cstheme="minorHAnsi"/>
        </w:rPr>
        <w:t>4</w:t>
      </w:r>
      <w:r w:rsidR="00431F1E" w:rsidRPr="00BD0B06">
        <w:rPr>
          <w:rFonts w:asciiTheme="minorHAnsi" w:hAnsiTheme="minorHAnsi" w:cstheme="minorHAnsi"/>
        </w:rPr>
        <w:t>.3.2 Kinetics</w:t>
      </w:r>
    </w:p>
    <w:p w14:paraId="218ECCCD" w14:textId="4D3BE05B" w:rsidR="00431F1E" w:rsidRPr="00BD0B06" w:rsidRDefault="00431F1E" w:rsidP="00094E74">
      <w:pPr>
        <w:rPr>
          <w:rFonts w:eastAsiaTheme="minorEastAsia" w:cstheme="minorHAnsi"/>
        </w:rPr>
      </w:pPr>
      <w:r w:rsidRPr="00BD0B06">
        <w:rPr>
          <w:rFonts w:eastAsiaTheme="minorEastAsia" w:cstheme="minorHAnsi"/>
        </w:rPr>
        <w:t xml:space="preserve">This </w:t>
      </w:r>
      <w:r w:rsidR="002E72E1" w:rsidRPr="00BD0B06">
        <w:rPr>
          <w:rFonts w:eastAsiaTheme="minorEastAsia" w:cstheme="minorHAnsi"/>
        </w:rPr>
        <w:t>method</w:t>
      </w:r>
      <w:r w:rsidRPr="00BD0B06">
        <w:rPr>
          <w:rFonts w:eastAsiaTheme="minorEastAsia" w:cstheme="minorHAnsi"/>
        </w:rPr>
        <w:t xml:space="preserve"> can reach </w:t>
      </w:r>
      <w:r w:rsidR="00BE2092" w:rsidRPr="00BD0B06">
        <w:rPr>
          <w:rFonts w:eastAsiaTheme="minorEastAsia" w:cstheme="minorHAnsi"/>
        </w:rPr>
        <w:t>200 ppm oxygen much faster than</w:t>
      </w:r>
      <w:r w:rsidR="00E17C03" w:rsidRPr="00BD0B06">
        <w:rPr>
          <w:rFonts w:eastAsiaTheme="minorEastAsia" w:cstheme="minorHAnsi"/>
        </w:rPr>
        <w:t xml:space="preserve"> HF-H</w:t>
      </w:r>
      <w:r w:rsidR="00E17C03" w:rsidRPr="00BD0B06">
        <w:rPr>
          <w:rFonts w:eastAsiaTheme="minorEastAsia" w:cstheme="minorHAnsi"/>
          <w:vertAlign w:val="subscript"/>
        </w:rPr>
        <w:t>2</w:t>
      </w:r>
      <w:r w:rsidR="00E17C03" w:rsidRPr="00BD0B06">
        <w:rPr>
          <w:rFonts w:eastAsiaTheme="minorEastAsia" w:cstheme="minorHAnsi"/>
        </w:rPr>
        <w:t xml:space="preserve"> sparging. While </w:t>
      </w:r>
      <w:r w:rsidR="002B5BD0" w:rsidRPr="00BD0B06">
        <w:rPr>
          <w:rFonts w:eastAsiaTheme="minorEastAsia" w:cstheme="minorHAnsi"/>
        </w:rPr>
        <w:t>no studies into the kinetics of this method could be found</w:t>
      </w:r>
      <w:r w:rsidR="00183E27" w:rsidRPr="00BD0B06">
        <w:rPr>
          <w:rFonts w:eastAsiaTheme="minorEastAsia" w:cstheme="minorHAnsi"/>
        </w:rPr>
        <w:t>, a rough time of 24 hours was claimed to be sufficient to</w:t>
      </w:r>
      <w:r w:rsidR="00123C1C" w:rsidRPr="00BD0B06">
        <w:rPr>
          <w:rFonts w:eastAsiaTheme="minorEastAsia" w:cstheme="minorHAnsi"/>
        </w:rPr>
        <w:t xml:space="preserve"> reach </w:t>
      </w:r>
      <w:r w:rsidR="00A217FC" w:rsidRPr="00BD0B06">
        <w:rPr>
          <w:rFonts w:eastAsiaTheme="minorEastAsia" w:cstheme="minorHAnsi"/>
        </w:rPr>
        <w:t xml:space="preserve">200 ppm </w:t>
      </w:r>
      <w:r w:rsidR="00AB03B2" w:rsidRPr="00BD0B06">
        <w:rPr>
          <w:rFonts w:eastAsiaTheme="minorEastAsia" w:cstheme="minorHAnsi"/>
        </w:rPr>
        <w:fldChar w:fldCharType="begin"/>
      </w:r>
      <w:r w:rsidR="00AF4E58">
        <w:rPr>
          <w:rFonts w:eastAsiaTheme="minorEastAsia" w:cstheme="minorHAnsi"/>
        </w:rPr>
        <w:instrText xml:space="preserve"> ADDIN ZOTERO_ITEM CSL_CITATION {"citationID":"4YmEi5j4","properties":{"formattedCitation":"[42], [43]","plainCitation":"[42], [43]","noteIndex":0},"citationItems":[{"id":25,"uris":["http://zotero.org/users/8315333/items/RST4VMS8",["http://zotero.org/users/8315333/items/RST4VMS8"]],"itemData":{"id":25,"type":"article-journal","abstract":"The \"dry\" techniques of producing and clearing of some metals fluorides, their mixtures and cakes of a given composition obtained without usage gaseous HF for experiments under the Project ISTC #3749 are developed. The products of synthesizing and purification of oxygen-containing compounds, are studied by methods X-ray diffraction analysis, gravimetry or IR spectrometry. The experimental studies confirmed that solid NH4HF2 can be efficiently used instead of an unsafe and corrosive HF gas for removal of oxygen-containing impurities from metal fluorides and for conversion of uranium and thorium dioxides to anhydrous tetrafluorides. These processes do not require expensive equipment and special measures of safety.","language":"en","page":"21","source":"Zotero","title":"Salts purification and redox potential measurement for the molten LiF-ThF4-UF4 mixture","author":[{"family":"Afonichkin","given":"V"},{"family":"Bovet","given":"A"},{"family":"Shishkin","given":"V"}],"issued":{"date-parts":[["2010"]]}}},{"id":74,"uris":["http://zotero.org/users/8315333/items/CGHATXAT",["http://zotero.org/users/8315333/items/CGHATXAT"]],"itemData":{"id":74,"type":"patent","abstract":"The invention provides a kind of highly purified fluoride molten salt and preparation method thereof.Particularly, said method comprising the steps of: (i) provides ammonium bifluoride-fluoride salt potpourri, and wherein said potpourri contains fluoride salt LiF, NaF and KF and ammonium bifluoride, wherein said ammonium bifluoride purity &gt;=99.9wt%; (ii) ammonium bifluoride described in heating and melting-fluoride salt potpourri, thus formation high-purity fluoridizes molten salt bath; (iii) high-purity described in cooling fluoridizes molten salt bath, thus obtains fluoride molten salt.Fused salt impurity of the present invention is few, and purity is high, stable in physicochemical property, is applicable to the extensive Synthesis and applications of nuclear industry.","language":"Chinese","number":"CN103219052B","title":"A kind of highly purified fluoride molten salt and preparation method thereof","URL":"https://patents.google.com/patent/CN103219052B/en?oq=CN103219052B","author":[{"family":"Xiao","given":"Ji-Chang"}],"issued":{"date-parts":[["2013"]]}}}],"schema":"https://github.com/citation-style-language/schema/raw/master/csl-citation.json"} </w:instrText>
      </w:r>
      <w:r w:rsidR="00AB03B2" w:rsidRPr="00BD0B06">
        <w:rPr>
          <w:rFonts w:eastAsiaTheme="minorEastAsia" w:cstheme="minorHAnsi"/>
        </w:rPr>
        <w:fldChar w:fldCharType="separate"/>
      </w:r>
      <w:r w:rsidR="0096168B" w:rsidRPr="0096168B">
        <w:rPr>
          <w:rFonts w:ascii="Calibri" w:hAnsi="Calibri" w:cs="Calibri"/>
        </w:rPr>
        <w:t>[42], [43]</w:t>
      </w:r>
      <w:r w:rsidR="00AB03B2" w:rsidRPr="00BD0B06">
        <w:rPr>
          <w:rFonts w:eastAsiaTheme="minorEastAsia" w:cstheme="minorHAnsi"/>
        </w:rPr>
        <w:fldChar w:fldCharType="end"/>
      </w:r>
      <w:r w:rsidR="00A217FC" w:rsidRPr="00BD0B06">
        <w:rPr>
          <w:rFonts w:eastAsiaTheme="minorEastAsia" w:cstheme="minorHAnsi"/>
        </w:rPr>
        <w:t xml:space="preserve">. </w:t>
      </w:r>
      <w:r w:rsidR="00C41E35" w:rsidRPr="00BD0B06">
        <w:rPr>
          <w:rFonts w:eastAsiaTheme="minorEastAsia" w:cstheme="minorHAnsi"/>
        </w:rPr>
        <w:t xml:space="preserve">As shown in figure 1, </w:t>
      </w:r>
      <w:r w:rsidR="00A217FC" w:rsidRPr="00BD0B06">
        <w:rPr>
          <w:rFonts w:eastAsiaTheme="minorEastAsia" w:cstheme="minorHAnsi"/>
        </w:rPr>
        <w:t>Zong et all found that</w:t>
      </w:r>
      <w:r w:rsidR="00C41E35" w:rsidRPr="00BD0B06">
        <w:rPr>
          <w:rFonts w:eastAsiaTheme="minorEastAsia" w:cstheme="minorHAnsi"/>
        </w:rPr>
        <w:t xml:space="preserve"> </w:t>
      </w:r>
      <w:r w:rsidR="0058597E" w:rsidRPr="00BD0B06">
        <w:rPr>
          <w:rFonts w:eastAsiaTheme="minorEastAsia" w:cstheme="minorHAnsi"/>
        </w:rPr>
        <w:t>oxygen content was around 300 ppm after 24 hours for an optimized setup</w:t>
      </w:r>
      <w:r w:rsidR="000D63A9" w:rsidRPr="00BD0B06">
        <w:rPr>
          <w:rFonts w:eastAsiaTheme="minorEastAsia" w:cstheme="minorHAnsi"/>
        </w:rPr>
        <w:t xml:space="preserve"> </w:t>
      </w:r>
      <w:r w:rsidR="00AB03B2" w:rsidRPr="00BD0B06">
        <w:rPr>
          <w:rFonts w:eastAsiaTheme="minorEastAsia" w:cstheme="minorHAnsi"/>
        </w:rPr>
        <w:fldChar w:fldCharType="begin"/>
      </w:r>
      <w:r w:rsidR="00AF4E58">
        <w:rPr>
          <w:rFonts w:eastAsiaTheme="minorEastAsia" w:cstheme="minorHAnsi"/>
        </w:rPr>
        <w:instrText xml:space="preserve"> ADDIN ZOTERO_ITEM CSL_CITATION {"citationID":"SlUWsw4j","properties":{"formattedCitation":"[30]","plainCitation":"[30]","noteIndex":0},"citationItems":[{"id":73,"uris":["http://zotero.org/users/8315333/items/NSL7VENW",["http://zotero.org/users/8315333/items/NSL7VENW"]],"itemData":{"id":73,"type":"article-journal","container-title":"Journal of Fluorine Chemistry","DOI":"10.1016/j.jfluchem.2017.03.006","ISSN":"00221139","journalAbbreviation":"Journal of Fluorine Chemistry","language":"en","page":"134-141","source":"DOI.org (Crossref)","title":"Preparation of high-purity molten FLiNaK salt by the hydrofluorination process","volume":"197","author":[{"family":"Zong","given":"Guoqiang"},{"family":"Zhang","given":"Zhi-Bing"},{"family":"Sun","given":"Jia-Hong"},{"family":"Xiao","given":"Ji-Chang"}],"issued":{"date-parts":[["2017",5]]}}}],"schema":"https://github.com/citation-style-language/schema/raw/master/csl-citation.json"} </w:instrText>
      </w:r>
      <w:r w:rsidR="00AB03B2" w:rsidRPr="00BD0B06">
        <w:rPr>
          <w:rFonts w:eastAsiaTheme="minorEastAsia" w:cstheme="minorHAnsi"/>
        </w:rPr>
        <w:fldChar w:fldCharType="separate"/>
      </w:r>
      <w:r w:rsidR="004271E6" w:rsidRPr="004271E6">
        <w:rPr>
          <w:rFonts w:ascii="Calibri" w:hAnsi="Calibri" w:cs="Calibri"/>
        </w:rPr>
        <w:t>[30]</w:t>
      </w:r>
      <w:r w:rsidR="00AB03B2" w:rsidRPr="00BD0B06">
        <w:rPr>
          <w:rFonts w:eastAsiaTheme="minorEastAsia" w:cstheme="minorHAnsi"/>
        </w:rPr>
        <w:fldChar w:fldCharType="end"/>
      </w:r>
      <w:r w:rsidR="0058597E" w:rsidRPr="00BD0B06">
        <w:rPr>
          <w:rFonts w:eastAsiaTheme="minorEastAsia" w:cstheme="minorHAnsi"/>
        </w:rPr>
        <w:t xml:space="preserve">. </w:t>
      </w:r>
      <w:r w:rsidR="00B57050" w:rsidRPr="00BD0B06">
        <w:rPr>
          <w:rFonts w:eastAsiaTheme="minorEastAsia" w:cstheme="minorHAnsi"/>
        </w:rPr>
        <w:t>T</w:t>
      </w:r>
      <w:commentRangeStart w:id="91"/>
      <w:r w:rsidR="0058597E" w:rsidRPr="00BD0B06">
        <w:rPr>
          <w:rFonts w:eastAsiaTheme="minorEastAsia" w:cstheme="minorHAnsi"/>
        </w:rPr>
        <w:t xml:space="preserve">his may be due to </w:t>
      </w:r>
      <w:r w:rsidR="009564D7" w:rsidRPr="00BD0B06">
        <w:rPr>
          <w:rFonts w:eastAsiaTheme="minorEastAsia" w:cstheme="minorHAnsi"/>
        </w:rPr>
        <w:t xml:space="preserve">increased contact between the HF and oxygen contaminants in </w:t>
      </w:r>
      <w:r w:rsidR="000423A7" w:rsidRPr="00BD0B06">
        <w:rPr>
          <w:rFonts w:eastAsiaTheme="minorEastAsia" w:cstheme="minorHAnsi"/>
        </w:rPr>
        <w:t>NH</w:t>
      </w:r>
      <w:r w:rsidR="000423A7" w:rsidRPr="00BD0B06">
        <w:rPr>
          <w:rFonts w:eastAsiaTheme="minorEastAsia" w:cstheme="minorHAnsi"/>
          <w:vertAlign w:val="subscript"/>
        </w:rPr>
        <w:t>4</w:t>
      </w:r>
      <w:r w:rsidR="000423A7" w:rsidRPr="00BD0B06">
        <w:rPr>
          <w:rFonts w:eastAsiaTheme="minorEastAsia" w:cstheme="minorHAnsi"/>
        </w:rPr>
        <w:t>HF</w:t>
      </w:r>
      <w:r w:rsidR="000423A7" w:rsidRPr="00BD0B06">
        <w:rPr>
          <w:rFonts w:eastAsiaTheme="minorEastAsia" w:cstheme="minorHAnsi"/>
          <w:vertAlign w:val="subscript"/>
        </w:rPr>
        <w:t>2</w:t>
      </w:r>
      <w:r w:rsidR="000423A7" w:rsidRPr="00BD0B06">
        <w:rPr>
          <w:rFonts w:eastAsiaTheme="minorEastAsia" w:cstheme="minorHAnsi"/>
        </w:rPr>
        <w:t xml:space="preserve"> baking due to the dispersal of NH</w:t>
      </w:r>
      <w:r w:rsidR="000423A7" w:rsidRPr="00BD0B06">
        <w:rPr>
          <w:rFonts w:eastAsiaTheme="minorEastAsia" w:cstheme="minorHAnsi"/>
          <w:vertAlign w:val="subscript"/>
        </w:rPr>
        <w:t>4</w:t>
      </w:r>
      <w:r w:rsidR="000423A7" w:rsidRPr="00BD0B06">
        <w:rPr>
          <w:rFonts w:eastAsiaTheme="minorEastAsia" w:cstheme="minorHAnsi"/>
        </w:rPr>
        <w:t>HF</w:t>
      </w:r>
      <w:r w:rsidR="000423A7" w:rsidRPr="00BD0B06">
        <w:rPr>
          <w:rFonts w:eastAsiaTheme="minorEastAsia" w:cstheme="minorHAnsi"/>
          <w:vertAlign w:val="subscript"/>
        </w:rPr>
        <w:t>2</w:t>
      </w:r>
      <w:r w:rsidR="000423A7" w:rsidRPr="00BD0B06">
        <w:rPr>
          <w:rFonts w:eastAsiaTheme="minorEastAsia" w:cstheme="minorHAnsi"/>
        </w:rPr>
        <w:t xml:space="preserve"> in the salt prior to heating as opposed to </w:t>
      </w:r>
      <w:r w:rsidR="00A41456" w:rsidRPr="00BD0B06">
        <w:rPr>
          <w:rFonts w:eastAsiaTheme="minorEastAsia" w:cstheme="minorHAnsi"/>
        </w:rPr>
        <w:t>the limited diffusion resulting from HF-H</w:t>
      </w:r>
      <w:r w:rsidR="00A41456" w:rsidRPr="00BD0B06">
        <w:rPr>
          <w:rFonts w:eastAsiaTheme="minorEastAsia" w:cstheme="minorHAnsi"/>
          <w:vertAlign w:val="subscript"/>
        </w:rPr>
        <w:t>2</w:t>
      </w:r>
      <w:r w:rsidR="00A41456" w:rsidRPr="00BD0B06">
        <w:rPr>
          <w:rFonts w:eastAsiaTheme="minorEastAsia" w:cstheme="minorHAnsi"/>
        </w:rPr>
        <w:t xml:space="preserve"> bubbling through the molten salt</w:t>
      </w:r>
      <w:commentRangeEnd w:id="91"/>
      <w:r w:rsidR="005465A8" w:rsidRPr="00BD0B06">
        <w:rPr>
          <w:rStyle w:val="CommentReference"/>
          <w:rFonts w:cstheme="minorHAnsi"/>
        </w:rPr>
        <w:commentReference w:id="91"/>
      </w:r>
      <w:r w:rsidR="00A41456" w:rsidRPr="00BD0B06">
        <w:rPr>
          <w:rFonts w:eastAsiaTheme="minorEastAsia" w:cstheme="minorHAnsi"/>
        </w:rPr>
        <w:t>.</w:t>
      </w:r>
      <w:r w:rsidR="00A217FC" w:rsidRPr="00BD0B06">
        <w:rPr>
          <w:rFonts w:eastAsiaTheme="minorEastAsia" w:cstheme="minorHAnsi"/>
        </w:rPr>
        <w:t xml:space="preserve"> </w:t>
      </w:r>
      <w:r w:rsidR="00183E27" w:rsidRPr="00BD0B06">
        <w:rPr>
          <w:rFonts w:eastAsiaTheme="minorEastAsia" w:cstheme="minorHAnsi"/>
        </w:rPr>
        <w:t xml:space="preserve"> </w:t>
      </w:r>
    </w:p>
    <w:p w14:paraId="620F2B02" w14:textId="257BA95E" w:rsidR="00C30322" w:rsidRPr="00BD0B06" w:rsidRDefault="00214E98" w:rsidP="007441AA">
      <w:pPr>
        <w:pStyle w:val="Heading4"/>
        <w:rPr>
          <w:rFonts w:asciiTheme="minorHAnsi" w:hAnsiTheme="minorHAnsi" w:cstheme="minorHAnsi"/>
        </w:rPr>
      </w:pPr>
      <w:r w:rsidRPr="00BD0B06">
        <w:rPr>
          <w:rFonts w:asciiTheme="minorHAnsi" w:hAnsiTheme="minorHAnsi" w:cstheme="minorHAnsi"/>
        </w:rPr>
        <w:t>4</w:t>
      </w:r>
      <w:r w:rsidR="00C30322" w:rsidRPr="00BD0B06">
        <w:rPr>
          <w:rFonts w:asciiTheme="minorHAnsi" w:hAnsiTheme="minorHAnsi" w:cstheme="minorHAnsi"/>
        </w:rPr>
        <w:t>.3.3 Reagent Properties and Hazards</w:t>
      </w:r>
    </w:p>
    <w:p w14:paraId="39BE1418" w14:textId="0469A13F" w:rsidR="002D6D76" w:rsidRPr="00BD0B06" w:rsidRDefault="00B87EA7" w:rsidP="00666979">
      <w:pPr>
        <w:rPr>
          <w:rFonts w:eastAsiaTheme="minorEastAsia" w:cstheme="minorHAnsi"/>
        </w:rPr>
      </w:pPr>
      <w:commentRangeStart w:id="92"/>
      <w:r w:rsidRPr="00BD0B06">
        <w:rPr>
          <w:rFonts w:eastAsiaTheme="minorEastAsia" w:cstheme="minorHAnsi"/>
        </w:rPr>
        <w:t xml:space="preserve">At room temperature </w:t>
      </w:r>
      <w:r w:rsidR="00A575D9" w:rsidRPr="00BD0B06">
        <w:rPr>
          <w:rFonts w:eastAsiaTheme="minorEastAsia" w:cstheme="minorHAnsi"/>
        </w:rPr>
        <w:t>NH</w:t>
      </w:r>
      <w:r w:rsidR="00A575D9" w:rsidRPr="00BD0B06">
        <w:rPr>
          <w:rFonts w:eastAsiaTheme="minorEastAsia" w:cstheme="minorHAnsi"/>
          <w:vertAlign w:val="subscript"/>
        </w:rPr>
        <w:t>4</w:t>
      </w:r>
      <w:r w:rsidR="00A575D9" w:rsidRPr="00BD0B06">
        <w:rPr>
          <w:rFonts w:eastAsiaTheme="minorEastAsia" w:cstheme="minorHAnsi"/>
        </w:rPr>
        <w:t>HF</w:t>
      </w:r>
      <w:r w:rsidR="00A575D9" w:rsidRPr="00BD0B06">
        <w:rPr>
          <w:rFonts w:eastAsiaTheme="minorEastAsia" w:cstheme="minorHAnsi"/>
          <w:vertAlign w:val="subscript"/>
        </w:rPr>
        <w:t>2</w:t>
      </w:r>
      <w:r w:rsidR="00A575D9" w:rsidRPr="00BD0B06">
        <w:rPr>
          <w:rFonts w:eastAsiaTheme="minorEastAsia" w:cstheme="minorHAnsi"/>
        </w:rPr>
        <w:t xml:space="preserve"> </w:t>
      </w:r>
      <w:r w:rsidRPr="00BD0B06">
        <w:rPr>
          <w:rFonts w:eastAsiaTheme="minorEastAsia" w:cstheme="minorHAnsi"/>
        </w:rPr>
        <w:t>takes the form of white crystals</w:t>
      </w:r>
      <w:r w:rsidR="00FC245E" w:rsidRPr="00BD0B06">
        <w:rPr>
          <w:rFonts w:eastAsiaTheme="minorEastAsia" w:cstheme="minorHAnsi"/>
        </w:rPr>
        <w:t xml:space="preserve">. This allows it to be ground and mixed with </w:t>
      </w:r>
      <w:r w:rsidR="005016D7" w:rsidRPr="00BD0B06">
        <w:rPr>
          <w:rFonts w:eastAsiaTheme="minorEastAsia" w:cstheme="minorHAnsi"/>
        </w:rPr>
        <w:t xml:space="preserve">salt eutectics at room temperature and loaded into the reaction vessel all at once. </w:t>
      </w:r>
      <w:r w:rsidR="00357AF8" w:rsidRPr="00BD0B06">
        <w:rPr>
          <w:rFonts w:eastAsiaTheme="minorEastAsia" w:cstheme="minorHAnsi"/>
        </w:rPr>
        <w:t xml:space="preserve">While dangerous if ingested </w:t>
      </w:r>
      <w:r w:rsidR="00483E5C" w:rsidRPr="00BD0B06">
        <w:rPr>
          <w:rFonts w:eastAsiaTheme="minorEastAsia" w:cstheme="minorHAnsi"/>
        </w:rPr>
        <w:t xml:space="preserve">or absorbed through the skin </w:t>
      </w:r>
      <w:r w:rsidR="00357AF8" w:rsidRPr="00BD0B06">
        <w:rPr>
          <w:rFonts w:eastAsiaTheme="minorEastAsia" w:cstheme="minorHAnsi"/>
        </w:rPr>
        <w:t xml:space="preserve">it presents no </w:t>
      </w:r>
      <w:r w:rsidR="00483E5C" w:rsidRPr="00BD0B06">
        <w:rPr>
          <w:rFonts w:eastAsiaTheme="minorEastAsia" w:cstheme="minorHAnsi"/>
        </w:rPr>
        <w:t xml:space="preserve">other harm in its solid state. </w:t>
      </w:r>
      <w:r w:rsidR="00A83040" w:rsidRPr="00BD0B06">
        <w:rPr>
          <w:rFonts w:eastAsiaTheme="minorEastAsia" w:cstheme="minorHAnsi"/>
        </w:rPr>
        <w:t xml:space="preserve">Primary hazards </w:t>
      </w:r>
      <w:r w:rsidR="00893EDD" w:rsidRPr="00BD0B06">
        <w:rPr>
          <w:rFonts w:eastAsiaTheme="minorEastAsia" w:cstheme="minorHAnsi"/>
        </w:rPr>
        <w:t>associated</w:t>
      </w:r>
      <w:r w:rsidR="00A83040" w:rsidRPr="00BD0B06">
        <w:rPr>
          <w:rFonts w:eastAsiaTheme="minorEastAsia" w:cstheme="minorHAnsi"/>
        </w:rPr>
        <w:t xml:space="preserve"> with this method are due to the HF produced </w:t>
      </w:r>
      <w:r w:rsidR="00893EDD" w:rsidRPr="00BD0B06">
        <w:rPr>
          <w:rFonts w:eastAsiaTheme="minorEastAsia" w:cstheme="minorHAnsi"/>
        </w:rPr>
        <w:t>upon heating of the NH</w:t>
      </w:r>
      <w:r w:rsidR="00893EDD" w:rsidRPr="00BD0B06">
        <w:rPr>
          <w:rFonts w:eastAsiaTheme="minorEastAsia" w:cstheme="minorHAnsi"/>
          <w:vertAlign w:val="subscript"/>
        </w:rPr>
        <w:t>4</w:t>
      </w:r>
      <w:r w:rsidR="00893EDD" w:rsidRPr="00BD0B06">
        <w:rPr>
          <w:rFonts w:eastAsiaTheme="minorEastAsia" w:cstheme="minorHAnsi"/>
        </w:rPr>
        <w:t>HF</w:t>
      </w:r>
      <w:r w:rsidR="00893EDD" w:rsidRPr="00BD0B06">
        <w:rPr>
          <w:rFonts w:eastAsiaTheme="minorEastAsia" w:cstheme="minorHAnsi"/>
          <w:vertAlign w:val="subscript"/>
        </w:rPr>
        <w:t>2</w:t>
      </w:r>
      <w:r w:rsidR="009C5497" w:rsidRPr="00BD0B06">
        <w:rPr>
          <w:rFonts w:eastAsiaTheme="minorEastAsia" w:cstheme="minorHAnsi"/>
        </w:rPr>
        <w:t xml:space="preserve">. </w:t>
      </w:r>
      <w:commentRangeEnd w:id="92"/>
      <w:r w:rsidR="00A7263E" w:rsidRPr="00BD0B06">
        <w:rPr>
          <w:rStyle w:val="CommentReference"/>
          <w:rFonts w:cstheme="minorHAnsi"/>
        </w:rPr>
        <w:commentReference w:id="92"/>
      </w:r>
      <w:r w:rsidR="009C5497" w:rsidRPr="00BD0B06">
        <w:rPr>
          <w:rFonts w:eastAsiaTheme="minorEastAsia" w:cstheme="minorHAnsi"/>
        </w:rPr>
        <w:t>Treatment of reaction effluent is the same as HF-H</w:t>
      </w:r>
      <w:r w:rsidR="009C5497" w:rsidRPr="00BD0B06">
        <w:rPr>
          <w:rFonts w:eastAsiaTheme="minorEastAsia" w:cstheme="minorHAnsi"/>
          <w:vertAlign w:val="subscript"/>
        </w:rPr>
        <w:t>2</w:t>
      </w:r>
      <w:r w:rsidR="009C5497" w:rsidRPr="00BD0B06">
        <w:rPr>
          <w:rFonts w:eastAsiaTheme="minorEastAsia" w:cstheme="minorHAnsi"/>
        </w:rPr>
        <w:t xml:space="preserve"> sparging. </w:t>
      </w:r>
      <w:r w:rsidR="00EA4E57" w:rsidRPr="00BD0B06">
        <w:rPr>
          <w:rFonts w:eastAsiaTheme="minorEastAsia" w:cstheme="minorHAnsi"/>
        </w:rPr>
        <w:t>Corrosion of the reaction vessel is less of a concern with this method than with HF-H</w:t>
      </w:r>
      <w:r w:rsidR="00EA4E57" w:rsidRPr="00BD0B06">
        <w:rPr>
          <w:rFonts w:eastAsiaTheme="minorEastAsia" w:cstheme="minorHAnsi"/>
          <w:vertAlign w:val="subscript"/>
        </w:rPr>
        <w:t>2</w:t>
      </w:r>
      <w:r w:rsidR="00EA4E57" w:rsidRPr="00BD0B06">
        <w:rPr>
          <w:rFonts w:eastAsiaTheme="minorEastAsia" w:cstheme="minorHAnsi"/>
        </w:rPr>
        <w:t xml:space="preserve"> sparging due to </w:t>
      </w:r>
      <w:r w:rsidR="00D56B5E" w:rsidRPr="00BD0B06">
        <w:rPr>
          <w:rFonts w:eastAsiaTheme="minorEastAsia" w:cstheme="minorHAnsi"/>
        </w:rPr>
        <w:t>the lower concentration of HF and the reduced exposure time.</w:t>
      </w:r>
      <w:r w:rsidR="00D2353C" w:rsidRPr="00BD0B06">
        <w:rPr>
          <w:rFonts w:eastAsiaTheme="minorEastAsia" w:cstheme="minorHAnsi"/>
        </w:rPr>
        <w:t xml:space="preserve"> While less effective than the </w:t>
      </w:r>
      <w:proofErr w:type="gramStart"/>
      <w:r w:rsidR="00D2353C" w:rsidRPr="00BD0B06">
        <w:rPr>
          <w:rFonts w:eastAsiaTheme="minorEastAsia" w:cstheme="minorHAnsi"/>
        </w:rPr>
        <w:t>aforementioned methods</w:t>
      </w:r>
      <w:proofErr w:type="gramEnd"/>
      <w:r w:rsidR="00000248" w:rsidRPr="00BD0B06">
        <w:rPr>
          <w:rFonts w:eastAsiaTheme="minorEastAsia" w:cstheme="minorHAnsi"/>
        </w:rPr>
        <w:t xml:space="preserve"> this method allows for a simpler reactor setup and </w:t>
      </w:r>
      <w:r w:rsidR="005B6AB5" w:rsidRPr="00BD0B06">
        <w:rPr>
          <w:rFonts w:eastAsiaTheme="minorEastAsia" w:cstheme="minorHAnsi"/>
        </w:rPr>
        <w:t>drastically decreased risk to health</w:t>
      </w:r>
      <w:r w:rsidR="00B911CD" w:rsidRPr="00BD0B06">
        <w:rPr>
          <w:rFonts w:eastAsiaTheme="minorEastAsia" w:cstheme="minorHAnsi"/>
        </w:rPr>
        <w:t>.</w:t>
      </w:r>
    </w:p>
    <w:p w14:paraId="2C8D2BD3" w14:textId="32973486" w:rsidR="00DB2516" w:rsidRPr="00BD0B06" w:rsidRDefault="00923D35" w:rsidP="00923D35">
      <w:pPr>
        <w:pStyle w:val="Heading3"/>
        <w:rPr>
          <w:rFonts w:asciiTheme="minorHAnsi" w:hAnsiTheme="minorHAnsi" w:cstheme="minorHAnsi"/>
        </w:rPr>
      </w:pPr>
      <w:bookmarkStart w:id="93" w:name="_Toc92120922"/>
      <w:r w:rsidRPr="00BD0B06">
        <w:rPr>
          <w:rFonts w:asciiTheme="minorHAnsi" w:hAnsiTheme="minorHAnsi" w:cstheme="minorHAnsi"/>
        </w:rPr>
        <w:t>4.4</w:t>
      </w:r>
      <w:r w:rsidR="00DB2516" w:rsidRPr="00BD0B06">
        <w:rPr>
          <w:rFonts w:asciiTheme="minorHAnsi" w:hAnsiTheme="minorHAnsi" w:cstheme="minorHAnsi"/>
        </w:rPr>
        <w:t xml:space="preserve"> Electrolytic Purification</w:t>
      </w:r>
      <w:bookmarkEnd w:id="93"/>
    </w:p>
    <w:p w14:paraId="2BBEF9FF" w14:textId="14543CB7" w:rsidR="008F260B" w:rsidRPr="00BD0B06" w:rsidRDefault="00734843" w:rsidP="0021546D">
      <w:pPr>
        <w:ind w:firstLine="720"/>
        <w:rPr>
          <w:rFonts w:eastAsiaTheme="minorEastAsia" w:cstheme="minorHAnsi"/>
        </w:rPr>
      </w:pPr>
      <w:r w:rsidRPr="00BD0B06">
        <w:rPr>
          <w:rFonts w:eastAsiaTheme="minorEastAsia" w:cstheme="minorHAnsi"/>
        </w:rPr>
        <w:t>A separate</w:t>
      </w:r>
      <w:r w:rsidR="00DB2516" w:rsidRPr="00BD0B06">
        <w:rPr>
          <w:rFonts w:eastAsiaTheme="minorEastAsia" w:cstheme="minorHAnsi"/>
        </w:rPr>
        <w:t xml:space="preserve"> method of purification can be found in electrolysis of the molten salt mix. </w:t>
      </w:r>
      <w:r w:rsidR="008F260B" w:rsidRPr="00BD0B06">
        <w:rPr>
          <w:rFonts w:eastAsiaTheme="minorEastAsia" w:cstheme="minorHAnsi"/>
        </w:rPr>
        <w:t xml:space="preserve">This method does provide a couple of advantages versus chemical purification. Electrolytic purification is both faster and less wasteful than chemical purification and releases considerably less toxic off gas. It </w:t>
      </w:r>
      <w:r w:rsidR="00DE61C0" w:rsidRPr="00BD0B06">
        <w:rPr>
          <w:rFonts w:eastAsiaTheme="minorEastAsia" w:cstheme="minorHAnsi"/>
        </w:rPr>
        <w:t>is,</w:t>
      </w:r>
      <w:r w:rsidR="008F260B" w:rsidRPr="00BD0B06">
        <w:rPr>
          <w:rFonts w:eastAsiaTheme="minorEastAsia" w:cstheme="minorHAnsi"/>
        </w:rPr>
        <w:t xml:space="preserve"> however</w:t>
      </w:r>
      <w:bookmarkStart w:id="94" w:name="_Hlk147693299"/>
      <w:r w:rsidR="008F260B" w:rsidRPr="00BD0B06">
        <w:rPr>
          <w:rFonts w:eastAsiaTheme="minorEastAsia" w:cstheme="minorHAnsi"/>
        </w:rPr>
        <w:t>, less complete than chemical purification</w:t>
      </w:r>
      <w:r w:rsidR="0021546D" w:rsidRPr="00BD0B06">
        <w:rPr>
          <w:rFonts w:eastAsiaTheme="minorEastAsia" w:cstheme="minorHAnsi"/>
        </w:rPr>
        <w:t>, with oxide concentrations only going as low as ~200 ppm with just electrolysis</w:t>
      </w:r>
      <w:r w:rsidR="00DE61C0" w:rsidRPr="00BD0B06">
        <w:rPr>
          <w:rFonts w:eastAsiaTheme="minorEastAsia" w:cstheme="minorHAnsi"/>
        </w:rPr>
        <w:t xml:space="preserve"> </w:t>
      </w:r>
      <w:r w:rsidR="00DE61C0" w:rsidRPr="00BD0B06">
        <w:rPr>
          <w:rFonts w:eastAsiaTheme="minorEastAsia" w:cstheme="minorHAnsi"/>
        </w:rPr>
        <w:fldChar w:fldCharType="begin"/>
      </w:r>
      <w:r w:rsidR="00AF4E58">
        <w:rPr>
          <w:rFonts w:eastAsiaTheme="minorEastAsia" w:cstheme="minorHAnsi"/>
        </w:rPr>
        <w:instrText xml:space="preserve"> ADDIN ZOTERO_ITEM CSL_CITATION {"citationID":"EylSNzBW","properties":{"formattedCitation":"[44]","plainCitation":"[44]","noteIndex":0},"citationItems":[{"id":190,"uris":["http://zotero.org/users/8315333/items/INJ5XHHC",["http://zotero.org/users/8315333/items/INJ5XHHC"]],"itemData":{"id":190,"type":"article-journal","container-title":"Journal of Fluorine Chemistry","DOI":"10.1016/j.jfluchem.2015.01.018","ISSN":"00221139","journalAbbreviation":"Journal of Fluorine Chemistry","language":"en","page":"28-31","source":"DOI.org (Crossref)","title":"Characterization and removal of oxygen ions in LiF-NaF-KF melt by electrochemical methods","volume":"175","author":[{"family":"Wang","given":"Heng"},{"family":"Liu","given":"Shizhe"},{"family":"Li","given":"Bing"},{"family":"Zhao","given":"Zuxin"}],"issued":{"date-parts":[["2015",7]]}}}],"schema":"https://github.com/citation-style-language/schema/raw/master/csl-citation.json"} </w:instrText>
      </w:r>
      <w:r w:rsidR="00DE61C0" w:rsidRPr="00BD0B06">
        <w:rPr>
          <w:rFonts w:eastAsiaTheme="minorEastAsia" w:cstheme="minorHAnsi"/>
        </w:rPr>
        <w:fldChar w:fldCharType="separate"/>
      </w:r>
      <w:r w:rsidR="0096168B" w:rsidRPr="0096168B">
        <w:rPr>
          <w:rFonts w:ascii="Calibri" w:hAnsi="Calibri" w:cs="Calibri"/>
        </w:rPr>
        <w:t>[44]</w:t>
      </w:r>
      <w:r w:rsidR="00DE61C0" w:rsidRPr="00BD0B06">
        <w:rPr>
          <w:rFonts w:eastAsiaTheme="minorEastAsia" w:cstheme="minorHAnsi"/>
        </w:rPr>
        <w:fldChar w:fldCharType="end"/>
      </w:r>
      <w:r w:rsidR="0021546D" w:rsidRPr="00BD0B06">
        <w:rPr>
          <w:rFonts w:eastAsiaTheme="minorEastAsia" w:cstheme="minorHAnsi"/>
        </w:rPr>
        <w:t>.</w:t>
      </w:r>
      <w:r w:rsidR="008F260B" w:rsidRPr="00BD0B06">
        <w:rPr>
          <w:rFonts w:eastAsiaTheme="minorEastAsia" w:cstheme="minorHAnsi"/>
        </w:rPr>
        <w:t xml:space="preserve"> </w:t>
      </w:r>
      <w:r w:rsidR="00747838" w:rsidRPr="00BD0B06">
        <w:rPr>
          <w:rFonts w:eastAsiaTheme="minorEastAsia" w:cstheme="minorHAnsi"/>
        </w:rPr>
        <w:t>It also cannot re</w:t>
      </w:r>
      <w:r w:rsidR="00DE61C0" w:rsidRPr="00BD0B06">
        <w:rPr>
          <w:rFonts w:eastAsiaTheme="minorEastAsia" w:cstheme="minorHAnsi"/>
        </w:rPr>
        <w:t>move all</w:t>
      </w:r>
      <w:r w:rsidR="00747838" w:rsidRPr="00BD0B06">
        <w:rPr>
          <w:rFonts w:eastAsiaTheme="minorEastAsia" w:cstheme="minorHAnsi"/>
        </w:rPr>
        <w:t xml:space="preserve"> metal impurities from the salt.</w:t>
      </w:r>
      <w:r w:rsidR="00DE61C0" w:rsidRPr="00BD0B06">
        <w:rPr>
          <w:rFonts w:eastAsiaTheme="minorEastAsia" w:cstheme="minorHAnsi"/>
        </w:rPr>
        <w:t xml:space="preserve"> Cr </w:t>
      </w:r>
      <w:proofErr w:type="gramStart"/>
      <w:r w:rsidR="00DE61C0" w:rsidRPr="00BD0B06">
        <w:rPr>
          <w:rFonts w:eastAsiaTheme="minorEastAsia" w:cstheme="minorHAnsi"/>
        </w:rPr>
        <w:t>in particular will</w:t>
      </w:r>
      <w:proofErr w:type="gramEnd"/>
      <w:r w:rsidR="00DE61C0" w:rsidRPr="00BD0B06">
        <w:rPr>
          <w:rFonts w:eastAsiaTheme="minorEastAsia" w:cstheme="minorHAnsi"/>
        </w:rPr>
        <w:t xml:space="preserve"> remain in solution as CrF</w:t>
      </w:r>
      <w:r w:rsidR="00DE61C0" w:rsidRPr="00BD0B06">
        <w:rPr>
          <w:rFonts w:eastAsiaTheme="minorEastAsia" w:cstheme="minorHAnsi"/>
          <w:vertAlign w:val="subscript"/>
        </w:rPr>
        <w:t>2</w:t>
      </w:r>
      <w:r w:rsidR="00DE61C0" w:rsidRPr="00BD0B06">
        <w:rPr>
          <w:rFonts w:eastAsiaTheme="minorEastAsia" w:cstheme="minorHAnsi"/>
        </w:rPr>
        <w:t>.</w:t>
      </w:r>
      <w:bookmarkEnd w:id="94"/>
    </w:p>
    <w:p w14:paraId="1FE8EC11" w14:textId="44D25403" w:rsidR="00DB2516" w:rsidRPr="00BD0B06" w:rsidRDefault="008F260B" w:rsidP="008F260B">
      <w:pPr>
        <w:ind w:firstLine="720"/>
        <w:rPr>
          <w:rFonts w:eastAsiaTheme="minorEastAsia" w:cstheme="minorHAnsi"/>
        </w:rPr>
      </w:pPr>
      <w:r w:rsidRPr="00BD0B06">
        <w:rPr>
          <w:rFonts w:eastAsiaTheme="minorEastAsia" w:cstheme="minorHAnsi"/>
        </w:rPr>
        <w:t xml:space="preserve"> </w:t>
      </w:r>
      <w:bookmarkStart w:id="95" w:name="_Hlk147693718"/>
      <w:r w:rsidR="00DB2516" w:rsidRPr="00BD0B06">
        <w:rPr>
          <w:rFonts w:eastAsiaTheme="minorEastAsia" w:cstheme="minorHAnsi"/>
        </w:rPr>
        <w:t xml:space="preserve">As stated previously, the first experiments for using electrolysis to purify molten fluoride salt were done as part of the </w:t>
      </w:r>
      <w:r w:rsidR="0021546D" w:rsidRPr="00BD0B06">
        <w:rPr>
          <w:rFonts w:eastAsiaTheme="minorEastAsia" w:cstheme="minorHAnsi"/>
        </w:rPr>
        <w:t>ARE</w:t>
      </w:r>
      <w:r w:rsidR="00DB2516" w:rsidRPr="00BD0B06">
        <w:rPr>
          <w:rFonts w:eastAsiaTheme="minorEastAsia" w:cstheme="minorHAnsi"/>
        </w:rPr>
        <w:t xml:space="preserve"> in late 1954</w:t>
      </w:r>
      <w:r w:rsidR="00734843" w:rsidRPr="00BD0B06">
        <w:rPr>
          <w:rFonts w:eastAsiaTheme="minorEastAsia" w:cstheme="minorHAnsi"/>
        </w:rPr>
        <w:t xml:space="preserve"> </w:t>
      </w:r>
      <w:r w:rsidR="00734843" w:rsidRPr="00BD0B06">
        <w:rPr>
          <w:rFonts w:eastAsiaTheme="minorEastAsia" w:cstheme="minorHAnsi"/>
        </w:rPr>
        <w:fldChar w:fldCharType="begin"/>
      </w:r>
      <w:r w:rsidR="00AF4E58">
        <w:rPr>
          <w:rFonts w:eastAsiaTheme="minorEastAsia" w:cstheme="minorHAnsi"/>
        </w:rPr>
        <w:instrText xml:space="preserve"> ADDIN ZOTERO_ITEM CSL_CITATION {"citationID":"NK9OxMfU","properties":{"formattedCitation":"[5]","plainCitation":"[5]","noteIndex":0},"citationItems":[{"id":105,"uris":["http://zotero.org/users/8315333/items/CT8S8TMS",["http://zotero.org/users/8315333/items/CT8S8TMS"]],"itemData":{"id":105,"type":"report","collection-title":"Aircraft Nuclear Propulsion Project Quarterly Progress Report","genre":"Progress Report","language":"en","number":"ORNL-1816","publisher":"Oak Ridge National Lab","title":"Aircraft Nuclear Propulsion Project Quarterly Progress Report for Period Ending December 10, 1954","URL":"https://github.com/openmsr/msr-archive/blob/master/docs/ORNL-1816.pdf","author":[{"family":"Jordan","given":"W. H."},{"family":"Cromer","given":"S. J."},{"family":"Strough","given":"R. I."},{"family":"Miller","given":"A. J."}],"collection-editor":[{"family":"Savolainen","given":"A. W."}],"issued":{"date-parts":[["1955",1,21]]}}}],"schema":"https://github.com/citation-style-language/schema/raw/master/csl-citation.json"} </w:instrText>
      </w:r>
      <w:r w:rsidR="00734843" w:rsidRPr="00BD0B06">
        <w:rPr>
          <w:rFonts w:eastAsiaTheme="minorEastAsia" w:cstheme="minorHAnsi"/>
        </w:rPr>
        <w:fldChar w:fldCharType="separate"/>
      </w:r>
      <w:r w:rsidR="00734843" w:rsidRPr="00BD0B06">
        <w:rPr>
          <w:rFonts w:cstheme="minorHAnsi"/>
        </w:rPr>
        <w:t>[5]</w:t>
      </w:r>
      <w:r w:rsidR="00734843" w:rsidRPr="00BD0B06">
        <w:rPr>
          <w:rFonts w:eastAsiaTheme="minorEastAsia" w:cstheme="minorHAnsi"/>
        </w:rPr>
        <w:fldChar w:fldCharType="end"/>
      </w:r>
      <w:r w:rsidR="00DB2516" w:rsidRPr="00BD0B06">
        <w:rPr>
          <w:rFonts w:eastAsiaTheme="minorEastAsia" w:cstheme="minorHAnsi"/>
        </w:rPr>
        <w:t>. They used an electrolytic cell containing a graphite</w:t>
      </w:r>
      <w:r w:rsidR="00734843" w:rsidRPr="00BD0B06">
        <w:rPr>
          <w:rFonts w:eastAsiaTheme="minorEastAsia" w:cstheme="minorHAnsi"/>
        </w:rPr>
        <w:t xml:space="preserve"> rod</w:t>
      </w:r>
      <w:r w:rsidR="00DB2516" w:rsidRPr="00BD0B06">
        <w:rPr>
          <w:rFonts w:eastAsiaTheme="minorEastAsia" w:cstheme="minorHAnsi"/>
        </w:rPr>
        <w:t xml:space="preserve"> anode and a nickel mesh cathode to help drop the fluorination potential of salts</w:t>
      </w:r>
      <w:r w:rsidR="00877474" w:rsidRPr="00BD0B06">
        <w:rPr>
          <w:rFonts w:eastAsiaTheme="minorEastAsia" w:cstheme="minorHAnsi"/>
        </w:rPr>
        <w:t xml:space="preserve"> by reducing dissolved metal fluorides to their metallic form and releasing fluorine gas, which would be converted to hydrogen fluoride by reacting with a padding hydrogen blanket above the salt</w:t>
      </w:r>
      <w:r w:rsidR="00734843" w:rsidRPr="00BD0B06">
        <w:rPr>
          <w:rFonts w:eastAsiaTheme="minorEastAsia" w:cstheme="minorHAnsi"/>
        </w:rPr>
        <w:t xml:space="preserve"> </w:t>
      </w:r>
      <w:r w:rsidR="00734843" w:rsidRPr="00BD0B06">
        <w:rPr>
          <w:rFonts w:eastAsiaTheme="minorEastAsia" w:cstheme="minorHAnsi"/>
        </w:rPr>
        <w:fldChar w:fldCharType="begin"/>
      </w:r>
      <w:r w:rsidR="00AF4E58">
        <w:rPr>
          <w:rFonts w:eastAsiaTheme="minorEastAsia" w:cstheme="minorHAnsi"/>
        </w:rPr>
        <w:instrText xml:space="preserve"> ADDIN ZOTERO_ITEM CSL_CITATION {"citationID":"BKYTyrlb","properties":{"formattedCitation":"[5]","plainCitation":"[5]","noteIndex":0},"citationItems":[{"id":105,"uris":["http://zotero.org/users/8315333/items/CT8S8TMS",["http://zotero.org/users/8315333/items/CT8S8TMS"]],"itemData":{"id":105,"type":"report","collection-title":"Aircraft Nuclear Propulsion Project Quarterly Progress Report","genre":"Progress Report","language":"en","number":"ORNL-1816","publisher":"Oak Ridge National Lab","title":"Aircraft Nuclear Propulsion Project Quarterly Progress Report for Period Ending December 10, 1954","URL":"https://github.com/openmsr/msr-archive/blob/master/docs/ORNL-1816.pdf","author":[{"family":"Jordan","given":"W. H."},{"family":"Cromer","given":"S. J."},{"family":"Strough","given":"R. I."},{"family":"Miller","given":"A. J."}],"collection-editor":[{"family":"Savolainen","given":"A. W."}],"issued":{"date-parts":[["1955",1,21]]}}}],"schema":"https://github.com/citation-style-language/schema/raw/master/csl-citation.json"} </w:instrText>
      </w:r>
      <w:r w:rsidR="00734843" w:rsidRPr="00BD0B06">
        <w:rPr>
          <w:rFonts w:eastAsiaTheme="minorEastAsia" w:cstheme="minorHAnsi"/>
        </w:rPr>
        <w:fldChar w:fldCharType="separate"/>
      </w:r>
      <w:r w:rsidR="00734843" w:rsidRPr="00BD0B06">
        <w:rPr>
          <w:rFonts w:cstheme="minorHAnsi"/>
        </w:rPr>
        <w:t>[5]</w:t>
      </w:r>
      <w:r w:rsidR="00734843" w:rsidRPr="00BD0B06">
        <w:rPr>
          <w:rFonts w:eastAsiaTheme="minorEastAsia" w:cstheme="minorHAnsi"/>
        </w:rPr>
        <w:fldChar w:fldCharType="end"/>
      </w:r>
      <w:r w:rsidR="00877474" w:rsidRPr="00BD0B06">
        <w:rPr>
          <w:rFonts w:eastAsiaTheme="minorEastAsia" w:cstheme="minorHAnsi"/>
        </w:rPr>
        <w:t>.</w:t>
      </w:r>
      <w:bookmarkEnd w:id="95"/>
      <w:r w:rsidR="00877474" w:rsidRPr="00BD0B06">
        <w:rPr>
          <w:rFonts w:eastAsiaTheme="minorEastAsia" w:cstheme="minorHAnsi"/>
        </w:rPr>
        <w:t xml:space="preserve"> Equation</w:t>
      </w:r>
      <w:r w:rsidR="00734843" w:rsidRPr="00BD0B06">
        <w:rPr>
          <w:rFonts w:eastAsiaTheme="minorEastAsia" w:cstheme="minorHAnsi"/>
        </w:rPr>
        <w:t>s</w:t>
      </w:r>
      <w:r w:rsidR="00877474" w:rsidRPr="00BD0B06">
        <w:rPr>
          <w:rFonts w:eastAsiaTheme="minorEastAsia" w:cstheme="minorHAnsi"/>
        </w:rPr>
        <w:t xml:space="preserve"> 18 </w:t>
      </w:r>
      <w:r w:rsidR="00734843" w:rsidRPr="00BD0B06">
        <w:rPr>
          <w:rFonts w:eastAsiaTheme="minorEastAsia" w:cstheme="minorHAnsi"/>
        </w:rPr>
        <w:t xml:space="preserve">and 19 </w:t>
      </w:r>
      <w:r w:rsidR="00877474" w:rsidRPr="00BD0B06">
        <w:rPr>
          <w:rFonts w:eastAsiaTheme="minorEastAsia" w:cstheme="minorHAnsi"/>
        </w:rPr>
        <w:t xml:space="preserve">show the reaction pathway. This method </w:t>
      </w:r>
      <w:r w:rsidR="0050044B" w:rsidRPr="00BD0B06">
        <w:rPr>
          <w:rFonts w:eastAsiaTheme="minorEastAsia" w:cstheme="minorHAnsi"/>
        </w:rPr>
        <w:t xml:space="preserve">was </w:t>
      </w:r>
      <w:r w:rsidR="00877474" w:rsidRPr="00BD0B06">
        <w:rPr>
          <w:rFonts w:eastAsiaTheme="minorEastAsia" w:cstheme="minorHAnsi"/>
        </w:rPr>
        <w:t>introduced as a faster way</w:t>
      </w:r>
      <w:r w:rsidR="0050044B" w:rsidRPr="00BD0B06">
        <w:rPr>
          <w:rFonts w:eastAsiaTheme="minorEastAsia" w:cstheme="minorHAnsi"/>
        </w:rPr>
        <w:t xml:space="preserve"> of</w:t>
      </w:r>
      <w:r w:rsidR="00877474" w:rsidRPr="00BD0B06">
        <w:rPr>
          <w:rFonts w:eastAsiaTheme="minorEastAsia" w:cstheme="minorHAnsi"/>
        </w:rPr>
        <w:t xml:space="preserve"> reducing the fluorination potential of the salt compared to pure hydrogen sparging</w:t>
      </w:r>
      <w:r w:rsidR="00734843" w:rsidRPr="00BD0B06">
        <w:rPr>
          <w:rFonts w:eastAsiaTheme="minorEastAsia" w:cstheme="minorHAnsi"/>
        </w:rPr>
        <w:t xml:space="preserve"> and </w:t>
      </w:r>
      <w:bookmarkStart w:id="96" w:name="_Hlk147693775"/>
      <w:r w:rsidR="00734843" w:rsidRPr="00BD0B06">
        <w:rPr>
          <w:rFonts w:eastAsiaTheme="minorEastAsia" w:cstheme="minorHAnsi"/>
        </w:rPr>
        <w:t>showed promise</w:t>
      </w:r>
      <w:r w:rsidR="00877474" w:rsidRPr="00BD0B06">
        <w:rPr>
          <w:rFonts w:eastAsiaTheme="minorEastAsia" w:cstheme="minorHAnsi"/>
        </w:rPr>
        <w:t xml:space="preserve"> but was never introduced into the production process and quickly dropped for unspecified reasons. </w:t>
      </w:r>
      <w:bookmarkEnd w:id="96"/>
      <w:r w:rsidR="00877474" w:rsidRPr="00BD0B06">
        <w:rPr>
          <w:rFonts w:eastAsiaTheme="minorEastAsia" w:cstheme="minorHAnsi"/>
        </w:rPr>
        <w:t xml:space="preserve">This could be due to issues found with </w:t>
      </w:r>
      <w:r w:rsidR="00877474" w:rsidRPr="00BD0B06">
        <w:rPr>
          <w:rFonts w:eastAsiaTheme="minorEastAsia" w:cstheme="minorHAnsi"/>
        </w:rPr>
        <w:lastRenderedPageBreak/>
        <w:t xml:space="preserve">the method, a lack of </w:t>
      </w:r>
      <w:proofErr w:type="gramStart"/>
      <w:r w:rsidR="00877474" w:rsidRPr="00BD0B06">
        <w:rPr>
          <w:rFonts w:eastAsiaTheme="minorEastAsia" w:cstheme="minorHAnsi"/>
        </w:rPr>
        <w:t>want</w:t>
      </w:r>
      <w:proofErr w:type="gramEnd"/>
      <w:r w:rsidR="00877474" w:rsidRPr="00BD0B06">
        <w:rPr>
          <w:rFonts w:eastAsiaTheme="minorEastAsia" w:cstheme="minorHAnsi"/>
        </w:rPr>
        <w:t xml:space="preserve"> to modify existing purification equipment at the time, or advantages associated with using reducing agents to help accelerate fluoride reduction</w:t>
      </w:r>
      <w:r w:rsidR="00734843" w:rsidRPr="00BD0B06">
        <w:rPr>
          <w:rFonts w:eastAsiaTheme="minorEastAsia" w:cstheme="minorHAnsi"/>
        </w:rPr>
        <w:t xml:space="preserve"> instead</w:t>
      </w:r>
      <w:r w:rsidR="00877474" w:rsidRPr="00BD0B06">
        <w:rPr>
          <w:rFonts w:eastAsiaTheme="minorEastAsia" w:cstheme="minorHAnsi"/>
        </w:rPr>
        <w:t>.</w:t>
      </w:r>
    </w:p>
    <w:p w14:paraId="6C24BCE5" w14:textId="6BE50A61" w:rsidR="00734843" w:rsidRPr="00BD0B06" w:rsidRDefault="005571A0" w:rsidP="002D6D76">
      <w:pPr>
        <w:rPr>
          <w:rFonts w:eastAsiaTheme="minorEastAsia" w:cstheme="minorHAnsi"/>
        </w:rPr>
      </w:pPr>
      <m:oMathPara>
        <m:oMathParaPr>
          <m:jc m:val="right"/>
        </m:oMathParaPr>
        <m:oMath>
          <m:r>
            <m:rPr>
              <m:sty m:val="p"/>
            </m:rPr>
            <w:rPr>
              <w:rFonts w:ascii="Cambria Math" w:eastAsiaTheme="minorEastAsia" w:hAnsi="Cambria Math" w:cstheme="minorHAnsi"/>
            </w:rPr>
            <m:t>Me</m:t>
          </m:r>
          <m:sSub>
            <m:sSubPr>
              <m:ctrlPr>
                <w:rPr>
                  <w:rFonts w:ascii="Cambria Math" w:eastAsiaTheme="minorEastAsia" w:hAnsi="Cambria Math" w:cstheme="minorHAnsi"/>
                </w:rPr>
              </m:ctrlPr>
            </m:sSubPr>
            <m:e>
              <m:r>
                <m:rPr>
                  <m:sty m:val="p"/>
                </m:rPr>
                <w:rPr>
                  <w:rFonts w:ascii="Cambria Math" w:eastAsiaTheme="minorEastAsia" w:hAnsi="Cambria Math" w:cstheme="minorHAnsi"/>
                </w:rPr>
                <m:t>F</m:t>
              </m:r>
            </m:e>
            <m:sub>
              <m:r>
                <m:rPr>
                  <m:sty m:val="p"/>
                </m:rPr>
                <w:rPr>
                  <w:rFonts w:ascii="Cambria Math" w:eastAsiaTheme="minorEastAsia" w:hAnsi="Cambria Math" w:cstheme="minorHAnsi"/>
                </w:rPr>
                <m:t>2</m:t>
              </m:r>
            </m:sub>
          </m:sSub>
          <m:d>
            <m:dPr>
              <m:ctrlPr>
                <w:rPr>
                  <w:rFonts w:ascii="Cambria Math" w:eastAsiaTheme="minorEastAsia" w:hAnsi="Cambria Math" w:cstheme="minorHAnsi"/>
                </w:rPr>
              </m:ctrlPr>
            </m:dPr>
            <m:e>
              <m:r>
                <m:rPr>
                  <m:sty m:val="p"/>
                </m:rPr>
                <w:rPr>
                  <w:rFonts w:ascii="Cambria Math" w:eastAsiaTheme="minorEastAsia" w:hAnsi="Cambria Math" w:cstheme="minorHAnsi"/>
                </w:rPr>
                <m:t>aq</m:t>
              </m:r>
            </m:e>
          </m:d>
          <m:box>
            <m:boxPr>
              <m:opEmu m:val="1"/>
              <m:ctrlPr>
                <w:rPr>
                  <w:rFonts w:ascii="Cambria Math" w:eastAsiaTheme="minorEastAsia" w:hAnsi="Cambria Math" w:cstheme="minorHAnsi"/>
                </w:rPr>
              </m:ctrlPr>
            </m:boxPr>
            <m:e>
              <m:groupChr>
                <m:groupChrPr>
                  <m:chr m:val="→"/>
                  <m:vertJc m:val="bot"/>
                  <m:ctrlPr>
                    <w:rPr>
                      <w:rFonts w:ascii="Cambria Math" w:eastAsiaTheme="minorEastAsia" w:hAnsi="Cambria Math" w:cstheme="minorHAnsi"/>
                    </w:rPr>
                  </m:ctrlPr>
                </m:groupChrPr>
                <m:e>
                  <m:r>
                    <m:rPr>
                      <m:sty m:val="p"/>
                    </m:rPr>
                    <w:rPr>
                      <w:rFonts w:ascii="Cambria Math" w:eastAsiaTheme="minorEastAsia" w:hAnsi="Cambria Math" w:cstheme="minorHAnsi"/>
                    </w:rPr>
                    <m:t>electrolyis</m:t>
                  </m:r>
                </m:e>
              </m:groupChr>
              <m:r>
                <m:rPr>
                  <m:sty m:val="p"/>
                </m:rPr>
                <w:rPr>
                  <w:rFonts w:ascii="Cambria Math" w:eastAsiaTheme="minorEastAsia" w:hAnsi="Cambria Math" w:cstheme="minorHAnsi"/>
                </w:rPr>
                <m:t xml:space="preserve"> Me</m:t>
              </m:r>
            </m:e>
          </m:box>
          <m:d>
            <m:dPr>
              <m:ctrlPr>
                <w:rPr>
                  <w:rFonts w:ascii="Cambria Math" w:eastAsiaTheme="minorEastAsia" w:hAnsi="Cambria Math" w:cstheme="minorHAnsi"/>
                </w:rPr>
              </m:ctrlPr>
            </m:dPr>
            <m:e>
              <m:r>
                <m:rPr>
                  <m:sty m:val="p"/>
                </m:rPr>
                <w:rPr>
                  <w:rFonts w:ascii="Cambria Math" w:eastAsiaTheme="minorEastAsia" w:hAnsi="Cambria Math" w:cstheme="minorHAnsi"/>
                </w:rPr>
                <m:t>s</m:t>
              </m:r>
            </m:e>
          </m:d>
          <m:r>
            <m:rPr>
              <m:sty m:val="p"/>
            </m:rPr>
            <w:rPr>
              <w:rFonts w:ascii="Cambria Math" w:eastAsiaTheme="minorEastAsia" w:hAnsi="Cambria Math" w:cstheme="minorHAnsi"/>
            </w:rPr>
            <m:t>+</m:t>
          </m:r>
          <m:sSub>
            <m:sSubPr>
              <m:ctrlPr>
                <w:rPr>
                  <w:rFonts w:ascii="Cambria Math" w:eastAsiaTheme="minorEastAsia" w:hAnsi="Cambria Math" w:cstheme="minorHAnsi"/>
                </w:rPr>
              </m:ctrlPr>
            </m:sSubPr>
            <m:e>
              <m:r>
                <m:rPr>
                  <m:sty m:val="p"/>
                </m:rPr>
                <w:rPr>
                  <w:rFonts w:ascii="Cambria Math" w:eastAsiaTheme="minorEastAsia" w:hAnsi="Cambria Math" w:cstheme="minorHAnsi"/>
                </w:rPr>
                <m:t>F</m:t>
              </m:r>
            </m:e>
            <m:sub>
              <m:r>
                <m:rPr>
                  <m:sty m:val="p"/>
                </m:rPr>
                <w:rPr>
                  <w:rFonts w:ascii="Cambria Math" w:eastAsiaTheme="minorEastAsia" w:hAnsi="Cambria Math" w:cstheme="minorHAnsi"/>
                </w:rPr>
                <m:t>2</m:t>
              </m:r>
            </m:sub>
          </m:sSub>
          <m:d>
            <m:dPr>
              <m:ctrlPr>
                <w:rPr>
                  <w:rFonts w:ascii="Cambria Math" w:eastAsiaTheme="minorEastAsia" w:hAnsi="Cambria Math" w:cstheme="minorHAnsi"/>
                </w:rPr>
              </m:ctrlPr>
            </m:dPr>
            <m:e>
              <m:r>
                <m:rPr>
                  <m:sty m:val="p"/>
                </m:rPr>
                <w:rPr>
                  <w:rFonts w:ascii="Cambria Math" w:eastAsiaTheme="minorEastAsia" w:hAnsi="Cambria Math" w:cstheme="minorHAnsi"/>
                </w:rPr>
                <m:t>g</m:t>
              </m:r>
            </m:e>
          </m:d>
          <m:r>
            <m:rPr>
              <m:sty m:val="p"/>
            </m:rPr>
            <w:rPr>
              <w:rFonts w:ascii="Cambria Math" w:eastAsiaTheme="minorEastAsia" w:hAnsi="Cambria Math" w:cstheme="minorHAnsi"/>
            </w:rPr>
            <m:t xml:space="preserve">                                                         (18)</m:t>
          </m:r>
        </m:oMath>
      </m:oMathPara>
    </w:p>
    <w:p w14:paraId="1C504194" w14:textId="09F61B6D" w:rsidR="00734843" w:rsidRPr="00BD0B06" w:rsidRDefault="00000000" w:rsidP="002D6D76">
      <w:pPr>
        <w:rPr>
          <w:rFonts w:eastAsiaTheme="minorEastAsia" w:cstheme="minorHAnsi"/>
        </w:rPr>
      </w:pPr>
      <m:oMathPara>
        <m:oMathParaPr>
          <m:jc m:val="right"/>
        </m:oMathParaPr>
        <m:oMath>
          <m:sSub>
            <m:sSubPr>
              <m:ctrlPr>
                <w:rPr>
                  <w:rFonts w:ascii="Cambria Math" w:eastAsiaTheme="minorEastAsia" w:hAnsi="Cambria Math" w:cstheme="minorHAnsi"/>
                </w:rPr>
              </m:ctrlPr>
            </m:sSubPr>
            <m:e>
              <m:r>
                <m:rPr>
                  <m:sty m:val="p"/>
                </m:rPr>
                <w:rPr>
                  <w:rFonts w:ascii="Cambria Math" w:eastAsiaTheme="minorEastAsia" w:hAnsi="Cambria Math" w:cstheme="minorHAnsi"/>
                </w:rPr>
                <m:t>H</m:t>
              </m:r>
            </m:e>
            <m:sub>
              <m:r>
                <m:rPr>
                  <m:sty m:val="p"/>
                </m:rPr>
                <w:rPr>
                  <w:rFonts w:ascii="Cambria Math" w:eastAsiaTheme="minorEastAsia" w:hAnsi="Cambria Math" w:cstheme="minorHAnsi"/>
                </w:rPr>
                <m:t>2</m:t>
              </m:r>
            </m:sub>
          </m:sSub>
          <m:r>
            <m:rPr>
              <m:sty m:val="p"/>
            </m:rPr>
            <w:rPr>
              <w:rFonts w:ascii="Cambria Math" w:eastAsiaTheme="minorEastAsia" w:hAnsi="Cambria Math" w:cstheme="minorHAnsi"/>
            </w:rPr>
            <m:t>+</m:t>
          </m:r>
          <m:sSub>
            <m:sSubPr>
              <m:ctrlPr>
                <w:rPr>
                  <w:rFonts w:ascii="Cambria Math" w:eastAsiaTheme="minorEastAsia" w:hAnsi="Cambria Math" w:cstheme="minorHAnsi"/>
                </w:rPr>
              </m:ctrlPr>
            </m:sSubPr>
            <m:e>
              <m:r>
                <m:rPr>
                  <m:sty m:val="p"/>
                </m:rPr>
                <w:rPr>
                  <w:rFonts w:ascii="Cambria Math" w:eastAsiaTheme="minorEastAsia" w:hAnsi="Cambria Math" w:cstheme="minorHAnsi"/>
                </w:rPr>
                <m:t>F</m:t>
              </m:r>
            </m:e>
            <m:sub>
              <m:r>
                <m:rPr>
                  <m:sty m:val="p"/>
                </m:rPr>
                <w:rPr>
                  <w:rFonts w:ascii="Cambria Math" w:eastAsiaTheme="minorEastAsia" w:hAnsi="Cambria Math" w:cstheme="minorHAnsi"/>
                </w:rPr>
                <m:t>2</m:t>
              </m:r>
            </m:sub>
          </m:sSub>
          <m:r>
            <m:rPr>
              <m:sty m:val="p"/>
            </m:rPr>
            <w:rPr>
              <w:rFonts w:ascii="Cambria Math" w:eastAsiaTheme="minorEastAsia" w:hAnsi="Cambria Math" w:cstheme="minorHAnsi"/>
            </w:rPr>
            <m:t xml:space="preserve">→2HF                                                                          </m:t>
          </m:r>
          <m:r>
            <w:rPr>
              <w:rFonts w:ascii="Cambria Math" w:eastAsiaTheme="minorEastAsia" w:hAnsi="Cambria Math" w:cstheme="minorHAnsi"/>
            </w:rPr>
            <m:t>(19)</m:t>
          </m:r>
        </m:oMath>
      </m:oMathPara>
    </w:p>
    <w:p w14:paraId="50DD89E7" w14:textId="649FBB12" w:rsidR="00DE61C0" w:rsidRPr="00BD0B06" w:rsidRDefault="00DE61C0" w:rsidP="002D6D76">
      <w:pPr>
        <w:rPr>
          <w:rFonts w:eastAsiaTheme="minorEastAsia" w:cstheme="minorHAnsi"/>
        </w:rPr>
      </w:pPr>
      <w:r w:rsidRPr="00BD0B06">
        <w:rPr>
          <w:rFonts w:eastAsiaTheme="minorEastAsia" w:cstheme="minorHAnsi"/>
        </w:rPr>
        <w:tab/>
        <w:t xml:space="preserve">Experiments by Wang et all have re-opened the possibility of using electrolytic means to purify molten salts </w:t>
      </w:r>
      <w:r w:rsidRPr="00BD0B06">
        <w:rPr>
          <w:rFonts w:eastAsiaTheme="minorEastAsia" w:cstheme="minorHAnsi"/>
        </w:rPr>
        <w:fldChar w:fldCharType="begin"/>
      </w:r>
      <w:r w:rsidR="00AF4E58">
        <w:rPr>
          <w:rFonts w:eastAsiaTheme="minorEastAsia" w:cstheme="minorHAnsi"/>
        </w:rPr>
        <w:instrText xml:space="preserve"> ADDIN ZOTERO_ITEM CSL_CITATION {"citationID":"nmCzVEP7","properties":{"formattedCitation":"[44]","plainCitation":"[44]","noteIndex":0},"citationItems":[{"id":190,"uris":["http://zotero.org/users/8315333/items/INJ5XHHC",["http://zotero.org/users/8315333/items/INJ5XHHC"]],"itemData":{"id":190,"type":"article-journal","container-title":"Journal of Fluorine Chemistry","DOI":"10.1016/j.jfluchem.2015.01.018","ISSN":"00221139","journalAbbreviation":"Journal of Fluorine Chemistry","language":"en","page":"28-31","source":"DOI.org (Crossref)","title":"Characterization and removal of oxygen ions in LiF-NaF-KF melt by electrochemical methods","volume":"175","author":[{"family":"Wang","given":"Heng"},{"family":"Liu","given":"Shizhe"},{"family":"Li","given":"Bing"},{"family":"Zhao","given":"Zuxin"}],"issued":{"date-parts":[["2015",7]]}}}],"schema":"https://github.com/citation-style-language/schema/raw/master/csl-citation.json"} </w:instrText>
      </w:r>
      <w:r w:rsidRPr="00BD0B06">
        <w:rPr>
          <w:rFonts w:eastAsiaTheme="minorEastAsia" w:cstheme="minorHAnsi"/>
        </w:rPr>
        <w:fldChar w:fldCharType="separate"/>
      </w:r>
      <w:r w:rsidR="0096168B" w:rsidRPr="0096168B">
        <w:rPr>
          <w:rFonts w:ascii="Calibri" w:hAnsi="Calibri" w:cs="Calibri"/>
        </w:rPr>
        <w:t>[44]</w:t>
      </w:r>
      <w:r w:rsidRPr="00BD0B06">
        <w:rPr>
          <w:rFonts w:eastAsiaTheme="minorEastAsia" w:cstheme="minorHAnsi"/>
        </w:rPr>
        <w:fldChar w:fldCharType="end"/>
      </w:r>
      <w:r w:rsidRPr="00BD0B06">
        <w:rPr>
          <w:rFonts w:eastAsiaTheme="minorEastAsia" w:cstheme="minorHAnsi"/>
        </w:rPr>
        <w:t xml:space="preserve">. </w:t>
      </w:r>
      <w:r w:rsidR="00B57050" w:rsidRPr="00BD0B06">
        <w:rPr>
          <w:rFonts w:eastAsiaTheme="minorEastAsia" w:cstheme="minorHAnsi"/>
        </w:rPr>
        <w:t xml:space="preserve">The results of their experiments showed that a C, Ni electrode could be used to reduce the oxide concentration in an unspecified amount of FLiNaK down from 1000 ppm to around 200 ppm in a matter of 20 hr. They also showed a reduction in several metal contaminants.  </w:t>
      </w:r>
    </w:p>
    <w:p w14:paraId="39BB3A52" w14:textId="5BEA96E5" w:rsidR="008F260B" w:rsidRPr="00BD0B06" w:rsidRDefault="008F260B" w:rsidP="00DE61C0">
      <w:pPr>
        <w:ind w:firstLine="720"/>
        <w:rPr>
          <w:rFonts w:eastAsiaTheme="minorEastAsia" w:cstheme="minorHAnsi"/>
        </w:rPr>
      </w:pPr>
      <w:r w:rsidRPr="00BD0B06">
        <w:rPr>
          <w:rFonts w:eastAsiaTheme="minorEastAsia" w:cstheme="minorHAnsi"/>
        </w:rPr>
        <w:t>Very recently, a molten fluoride salt electrolytic purification experiment was performed by Zuo et all</w:t>
      </w:r>
      <w:r w:rsidR="0021546D" w:rsidRPr="00BD0B06">
        <w:rPr>
          <w:rFonts w:eastAsiaTheme="minorEastAsia" w:cstheme="minorHAnsi"/>
        </w:rPr>
        <w:t xml:space="preserve"> </w:t>
      </w:r>
      <w:r w:rsidR="0021546D" w:rsidRPr="00BD0B06">
        <w:rPr>
          <w:rFonts w:eastAsiaTheme="minorEastAsia" w:cstheme="minorHAnsi"/>
        </w:rPr>
        <w:fldChar w:fldCharType="begin"/>
      </w:r>
      <w:r w:rsidR="00AF4E58">
        <w:rPr>
          <w:rFonts w:eastAsiaTheme="minorEastAsia" w:cstheme="minorHAnsi"/>
        </w:rPr>
        <w:instrText xml:space="preserve"> ADDIN ZOTERO_ITEM CSL_CITATION {"citationID":"6UlkhckM","properties":{"formattedCitation":"[27]","plainCitation":"[27]","noteIndex":0},"citationItems":[{"id":188,"uris":["http://zotero.org/users/8315333/items/5X7T8YMT",["http://zotero.org/users/8315333/items/5X7T8YMT"]],"itemData":{"id":188,"type":"article-journal","abstract":"A novel and high efficiency purification method for fluoride or chloride molten salts based on the redox of hydrogen on a nickel electrode.\n          , \n            \n              A novel purification process was proposed for molten salts based on the polarization of a hydrogen electrode on nickel,\n              i.e.\n              , H\n              +\n              /H\n              2\n              , Ni electrode. The features of the H\n              +\n              /H\n              2\n              , Ni electrode in typical chloride and fluoride molten salts were investigated. Consistent current electrolysis was performed in a feasible polarization range, and the deoxidation efficiency was higher than that of the traditional chemical or electrochemical purification methods in both chloride and fluoride molten salts. Only H\n              2\n              was used as a purification source gas, and almost no toxic HF or corrosive HCl emissions were used or occurred in the new process. The application range of the proposed method was also discussed.","container-title":"RSC Advances","DOI":"10.1039/D1RA05794D","ISSN":"2046-2069","issue":"56","journalAbbreviation":"RSC Adv.","language":"en","page":"35069-35076","source":"DOI.org (Crossref)","title":"A novel purification method for fluoride or chloride molten salts based on the redox of hydrogen on a nickel electrode","volume":"11","author":[{"family":"Zuo","given":"Yong"},{"family":"Song","given":"Yu-Long"},{"family":"Tang","given":"Rui"},{"family":"Qian","given":"Yuan"}],"issued":{"date-parts":[["2021"]]}}}],"schema":"https://github.com/citation-style-language/schema/raw/master/csl-citation.json"} </w:instrText>
      </w:r>
      <w:r w:rsidR="0021546D" w:rsidRPr="00BD0B06">
        <w:rPr>
          <w:rFonts w:eastAsiaTheme="minorEastAsia" w:cstheme="minorHAnsi"/>
        </w:rPr>
        <w:fldChar w:fldCharType="separate"/>
      </w:r>
      <w:r w:rsidR="004271E6" w:rsidRPr="004271E6">
        <w:rPr>
          <w:rFonts w:ascii="Calibri" w:hAnsi="Calibri" w:cs="Calibri"/>
        </w:rPr>
        <w:t>[27]</w:t>
      </w:r>
      <w:r w:rsidR="0021546D" w:rsidRPr="00BD0B06">
        <w:rPr>
          <w:rFonts w:eastAsiaTheme="minorEastAsia" w:cstheme="minorHAnsi"/>
        </w:rPr>
        <w:fldChar w:fldCharType="end"/>
      </w:r>
      <w:r w:rsidRPr="00BD0B06">
        <w:rPr>
          <w:rFonts w:eastAsiaTheme="minorEastAsia" w:cstheme="minorHAnsi"/>
        </w:rPr>
        <w:t xml:space="preserve">.  </w:t>
      </w:r>
      <w:bookmarkStart w:id="97" w:name="_Hlk147694226"/>
      <w:r w:rsidRPr="00BD0B06">
        <w:rPr>
          <w:rFonts w:eastAsiaTheme="minorEastAsia" w:cstheme="minorHAnsi"/>
        </w:rPr>
        <w:t xml:space="preserve">Their experiment </w:t>
      </w:r>
      <w:r w:rsidR="0021546D" w:rsidRPr="00BD0B06">
        <w:rPr>
          <w:rFonts w:eastAsiaTheme="minorEastAsia" w:cstheme="minorHAnsi"/>
        </w:rPr>
        <w:t xml:space="preserve">focused on improving the performance of electrolytical purification methods through the addition of a continuous hydrogen sparge to the electrolytic setup. </w:t>
      </w:r>
      <w:r w:rsidR="005571A0" w:rsidRPr="00BD0B06">
        <w:rPr>
          <w:rFonts w:eastAsiaTheme="minorEastAsia" w:cstheme="minorHAnsi"/>
        </w:rPr>
        <w:t>Their cell design is shown in Figure 6.</w:t>
      </w:r>
      <w:r w:rsidR="0021546D" w:rsidRPr="00BD0B06">
        <w:rPr>
          <w:rFonts w:eastAsiaTheme="minorEastAsia" w:cstheme="minorHAnsi"/>
        </w:rPr>
        <w:t>A nickel tube of flowing hydrogen gas is lowered into a nickel crucible filled with molten salt, and electrodes are connected to the tube and crucible, effectively creating a H</w:t>
      </w:r>
      <w:r w:rsidR="0021546D" w:rsidRPr="00BD0B06">
        <w:rPr>
          <w:rFonts w:eastAsiaTheme="minorEastAsia" w:cstheme="minorHAnsi"/>
          <w:vertAlign w:val="superscript"/>
        </w:rPr>
        <w:t>+</w:t>
      </w:r>
      <w:r w:rsidR="0021546D" w:rsidRPr="00BD0B06">
        <w:rPr>
          <w:rFonts w:eastAsiaTheme="minorEastAsia" w:cstheme="minorHAnsi"/>
        </w:rPr>
        <w:t>/H</w:t>
      </w:r>
      <w:r w:rsidR="0021546D" w:rsidRPr="00BD0B06">
        <w:rPr>
          <w:rFonts w:eastAsiaTheme="minorEastAsia" w:cstheme="minorHAnsi"/>
          <w:vertAlign w:val="subscript"/>
        </w:rPr>
        <w:t>2</w:t>
      </w:r>
      <w:r w:rsidR="0021546D" w:rsidRPr="00BD0B06">
        <w:rPr>
          <w:rFonts w:eastAsiaTheme="minorEastAsia" w:cstheme="minorHAnsi"/>
        </w:rPr>
        <w:t xml:space="preserve">, Ni electrode instead of the C, Ni electrode used during the ARE experiments. </w:t>
      </w:r>
      <w:r w:rsidR="00747838" w:rsidRPr="00BD0B06">
        <w:rPr>
          <w:rFonts w:eastAsiaTheme="minorEastAsia" w:cstheme="minorHAnsi"/>
        </w:rPr>
        <w:t xml:space="preserve">A nickel foil was used to increase the surface area of the nickel electrode. This setup was able to get an unspecified amount of FLiNaK salt down below 100 ppm of oxygen contaminants in just a couple of hours. </w:t>
      </w:r>
      <w:bookmarkEnd w:id="97"/>
      <w:r w:rsidR="00747838" w:rsidRPr="00BD0B06">
        <w:rPr>
          <w:rFonts w:eastAsiaTheme="minorEastAsia" w:cstheme="minorHAnsi"/>
        </w:rPr>
        <w:t>The hydrogen sparge would also cause Ni and Fe impurities to be somewhat reduced out of solution. Issues with scaling up this process were brought up, namely that the current through the salt is low, presenting a</w:t>
      </w:r>
      <w:r w:rsidR="00DE61C0" w:rsidRPr="00BD0B06">
        <w:rPr>
          <w:rFonts w:eastAsiaTheme="minorEastAsia" w:cstheme="minorHAnsi"/>
        </w:rPr>
        <w:t xml:space="preserve"> potential</w:t>
      </w:r>
      <w:r w:rsidR="00747838" w:rsidRPr="00BD0B06">
        <w:rPr>
          <w:rFonts w:eastAsiaTheme="minorEastAsia" w:cstheme="minorHAnsi"/>
        </w:rPr>
        <w:t xml:space="preserve"> size</w:t>
      </w:r>
      <w:r w:rsidR="00DE61C0" w:rsidRPr="00BD0B06">
        <w:rPr>
          <w:rFonts w:eastAsiaTheme="minorEastAsia" w:cstheme="minorHAnsi"/>
        </w:rPr>
        <w:t xml:space="preserve"> limit</w:t>
      </w:r>
      <w:r w:rsidR="00747838" w:rsidRPr="00BD0B06">
        <w:rPr>
          <w:rFonts w:eastAsiaTheme="minorEastAsia" w:cstheme="minorHAnsi"/>
        </w:rPr>
        <w:t xml:space="preserve"> for a given voltage.</w:t>
      </w:r>
    </w:p>
    <w:p w14:paraId="5D56E4FC" w14:textId="723C73B0" w:rsidR="0021546D" w:rsidRPr="00BD0B06" w:rsidRDefault="0021546D" w:rsidP="0021546D">
      <w:pPr>
        <w:jc w:val="center"/>
        <w:rPr>
          <w:rFonts w:eastAsiaTheme="minorEastAsia" w:cstheme="minorHAnsi"/>
        </w:rPr>
      </w:pPr>
      <w:r w:rsidRPr="00BD0B06">
        <w:rPr>
          <w:rFonts w:cstheme="minorHAnsi"/>
          <w:noProof/>
        </w:rPr>
        <w:drawing>
          <wp:inline distT="0" distB="0" distL="0" distR="0" wp14:anchorId="74E17B76" wp14:editId="4B340ABF">
            <wp:extent cx="3244555" cy="2775463"/>
            <wp:effectExtent l="0" t="0" r="0" b="0"/>
            <wp:docPr id="34" name="Picture 34"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Diagram, schematic&#10;&#10;Description automatically generated"/>
                    <pic:cNvPicPr/>
                  </pic:nvPicPr>
                  <pic:blipFill>
                    <a:blip r:embed="rId29"/>
                    <a:stretch>
                      <a:fillRect/>
                    </a:stretch>
                  </pic:blipFill>
                  <pic:spPr>
                    <a:xfrm>
                      <a:off x="0" y="0"/>
                      <a:ext cx="3285946" cy="2810870"/>
                    </a:xfrm>
                    <a:prstGeom prst="rect">
                      <a:avLst/>
                    </a:prstGeom>
                  </pic:spPr>
                </pic:pic>
              </a:graphicData>
            </a:graphic>
          </wp:inline>
        </w:drawing>
      </w:r>
    </w:p>
    <w:p w14:paraId="142F178F" w14:textId="6A7FF388" w:rsidR="005571A0" w:rsidRPr="00BD0B06" w:rsidRDefault="005571A0" w:rsidP="0021546D">
      <w:pPr>
        <w:jc w:val="center"/>
        <w:rPr>
          <w:rFonts w:eastAsiaTheme="minorEastAsia" w:cstheme="minorHAnsi"/>
        </w:rPr>
      </w:pPr>
      <w:r w:rsidRPr="00BD0B06">
        <w:rPr>
          <w:rFonts w:eastAsiaTheme="minorEastAsia" w:cstheme="minorHAnsi"/>
        </w:rPr>
        <w:t xml:space="preserve">Figure 6. Molten salt electrolytic purification vessel design used by Zuo et all </w:t>
      </w:r>
      <w:r w:rsidRPr="00BD0B06">
        <w:rPr>
          <w:rFonts w:eastAsiaTheme="minorEastAsia" w:cstheme="minorHAnsi"/>
        </w:rPr>
        <w:fldChar w:fldCharType="begin"/>
      </w:r>
      <w:r w:rsidR="00AF4E58">
        <w:rPr>
          <w:rFonts w:eastAsiaTheme="minorEastAsia" w:cstheme="minorHAnsi"/>
        </w:rPr>
        <w:instrText xml:space="preserve"> ADDIN ZOTERO_ITEM CSL_CITATION {"citationID":"jHY7Vq0S","properties":{"formattedCitation":"[27]","plainCitation":"[27]","noteIndex":0},"citationItems":[{"id":188,"uris":["http://zotero.org/users/8315333/items/5X7T8YMT",["http://zotero.org/users/8315333/items/5X7T8YMT"]],"itemData":{"id":188,"type":"article-journal","abstract":"A novel and high efficiency purification method for fluoride or chloride molten salts based on the redox of hydrogen on a nickel electrode.\n          , \n            \n              A novel purification process was proposed for molten salts based on the polarization of a hydrogen electrode on nickel,\n              i.e.\n              , H\n              +\n              /H\n              2\n              , Ni electrode. The features of the H\n              +\n              /H\n              2\n              , Ni electrode in typical chloride and fluoride molten salts were investigated. Consistent current electrolysis was performed in a feasible polarization range, and the deoxidation efficiency was higher than that of the traditional chemical or electrochemical purification methods in both chloride and fluoride molten salts. Only H\n              2\n              was used as a purification source gas, and almost no toxic HF or corrosive HCl emissions were used or occurred in the new process. The application range of the proposed method was also discussed.","container-title":"RSC Advances","DOI":"10.1039/D1RA05794D","ISSN":"2046-2069","issue":"56","journalAbbreviation":"RSC Adv.","language":"en","page":"35069-35076","source":"DOI.org (Crossref)","title":"A novel purification method for fluoride or chloride molten salts based on the redox of hydrogen on a nickel electrode","volume":"11","author":[{"family":"Zuo","given":"Yong"},{"family":"Song","given":"Yu-Long"},{"family":"Tang","given":"Rui"},{"family":"Qian","given":"Yuan"}],"issued":{"date-parts":[["2021"]]}}}],"schema":"https://github.com/citation-style-language/schema/raw/master/csl-citation.json"} </w:instrText>
      </w:r>
      <w:r w:rsidRPr="00BD0B06">
        <w:rPr>
          <w:rFonts w:eastAsiaTheme="minorEastAsia" w:cstheme="minorHAnsi"/>
        </w:rPr>
        <w:fldChar w:fldCharType="separate"/>
      </w:r>
      <w:r w:rsidR="004271E6" w:rsidRPr="004271E6">
        <w:rPr>
          <w:rFonts w:ascii="Calibri" w:hAnsi="Calibri" w:cs="Calibri"/>
        </w:rPr>
        <w:t>[27]</w:t>
      </w:r>
      <w:r w:rsidRPr="00BD0B06">
        <w:rPr>
          <w:rFonts w:eastAsiaTheme="minorEastAsia" w:cstheme="minorHAnsi"/>
        </w:rPr>
        <w:fldChar w:fldCharType="end"/>
      </w:r>
      <w:r w:rsidRPr="00BD0B06">
        <w:rPr>
          <w:rFonts w:eastAsiaTheme="minorEastAsia" w:cstheme="minorHAnsi"/>
        </w:rPr>
        <w:t>.</w:t>
      </w:r>
    </w:p>
    <w:p w14:paraId="45A0D76F" w14:textId="7A72A123" w:rsidR="009E2576" w:rsidRPr="00BD0B06" w:rsidRDefault="009E2576" w:rsidP="008F260B">
      <w:pPr>
        <w:ind w:firstLine="720"/>
        <w:rPr>
          <w:rFonts w:eastAsiaTheme="minorEastAsia" w:cstheme="minorHAnsi"/>
        </w:rPr>
      </w:pPr>
      <w:r w:rsidRPr="00BD0B06">
        <w:rPr>
          <w:rFonts w:eastAsiaTheme="minorEastAsia" w:cstheme="minorHAnsi"/>
        </w:rPr>
        <w:t xml:space="preserve">Although no </w:t>
      </w:r>
      <w:r w:rsidR="008F260B" w:rsidRPr="00BD0B06">
        <w:rPr>
          <w:rFonts w:eastAsiaTheme="minorEastAsia" w:cstheme="minorHAnsi"/>
        </w:rPr>
        <w:t xml:space="preserve">prior </w:t>
      </w:r>
      <w:r w:rsidRPr="00BD0B06">
        <w:rPr>
          <w:rFonts w:eastAsiaTheme="minorEastAsia" w:cstheme="minorHAnsi"/>
        </w:rPr>
        <w:t>studies ha</w:t>
      </w:r>
      <w:r w:rsidR="008F260B" w:rsidRPr="00BD0B06">
        <w:rPr>
          <w:rFonts w:eastAsiaTheme="minorEastAsia" w:cstheme="minorHAnsi"/>
        </w:rPr>
        <w:t>d</w:t>
      </w:r>
      <w:r w:rsidRPr="00BD0B06">
        <w:rPr>
          <w:rFonts w:eastAsiaTheme="minorEastAsia" w:cstheme="minorHAnsi"/>
        </w:rPr>
        <w:t xml:space="preserve"> been performed to determine the effectiveness of electrolytic purification of a fluoride salt, there ha</w:t>
      </w:r>
      <w:r w:rsidR="00DE61C0" w:rsidRPr="00BD0B06">
        <w:rPr>
          <w:rFonts w:eastAsiaTheme="minorEastAsia" w:cstheme="minorHAnsi"/>
        </w:rPr>
        <w:t>d</w:t>
      </w:r>
      <w:r w:rsidRPr="00BD0B06">
        <w:rPr>
          <w:rFonts w:eastAsiaTheme="minorEastAsia" w:cstheme="minorHAnsi"/>
        </w:rPr>
        <w:t xml:space="preserve"> been studies undertaken and methods developed for purification in some chloride salts</w:t>
      </w:r>
      <w:r w:rsidR="00B57050" w:rsidRPr="00BD0B06">
        <w:rPr>
          <w:rFonts w:eastAsiaTheme="minorEastAsia" w:cstheme="minorHAnsi"/>
        </w:rPr>
        <w:t xml:space="preserve"> </w:t>
      </w:r>
      <w:r w:rsidR="00B57050" w:rsidRPr="00BD0B06">
        <w:rPr>
          <w:rFonts w:eastAsiaTheme="minorEastAsia" w:cstheme="minorHAnsi"/>
        </w:rPr>
        <w:fldChar w:fldCharType="begin"/>
      </w:r>
      <w:r w:rsidR="00AF4E58">
        <w:rPr>
          <w:rFonts w:eastAsiaTheme="minorEastAsia" w:cstheme="minorHAnsi"/>
        </w:rPr>
        <w:instrText xml:space="preserve"> ADDIN ZOTERO_ITEM CSL_CITATION {"citationID":"kqExU9sc","properties":{"formattedCitation":"[32], [45], [46]","plainCitation":"[32], [45], [46]","noteIndex":0},"citationItems":[{"id":185,"uris":["http://zotero.org/users/8315333/items/WB8MVHZA",["http://zotero.org/users/8315333/items/WB8MVHZA"]],"itemData":{"id":185,"type":"patent","authority":"United States","call-number":"US09906663","language":"en","number":"US6676824B2","title":"Process for purification of molten salt electrolytes","URL":"https://patents.google.com/patent/US6676824B2/en","author":[{"family":"Urquhart","given":"Roger C."},{"family":"Deshko","given":"Roman"},{"family":"Mourad","given":"Sami"}],"accessed":{"date-parts":[["2021",10,31]]},"issued":{"date-parts":[["2004",1,13]]},"submitted":{"date-parts":[["2001",7,18]]}}},{"id":109,"uris":["http://zotero.org/users/8315333/items/N7M3EUUI",["http://zotero.org/users/8315333/items/N7M3EUUI"]],"itemData":{"id":109,"type":"article-journal","abstract":"In this work, electrolysis with a Mg anode is presented to purify the molten chloride salt (MgCl2/KCl/NaCl 60/20/20 mol.%) for reducing its corrosivity. Using a Mg anode, the production of toxic gases like Cl2 on an inert anode (e.g., tungsten) can be avoided. Moreover, compared to an inert anode, a lower over-potential is required to remove the corrosive impurities (e.g., MgOH+) in the molten salt due to high reactivity of Mg. In order to evaluate the effect of the salt purification, the cyclic voltammetry (CV) method developed in our previous work is used to in-situ measure the concentration of the corrosive impurities in the molten salt. The CV measurements indicate that the corrosive impurities are efficiently removed by electrolysis. The potentiodynamic polarization (PDP) measurements on a commercial high-temperature alloy (Incoloy 800 H) immersed in the molten salt indicate that the corrosion rate of the alloy is significantly reduced due to the salt purification. For decreasing the cathode inactivation due to produced MgO on the surface, a pulsed potential applied on the tungsten cathode during electrolysis shows to be promising. This electrochemical salt purification method has shown to be promising by efficiently controlling the corrosivity of the molten chloride salt. It could also lead to a reduction of the cost of the salt purification, structural container materials, and piping in next generation concentrated solar power (Gen3 CSP) plants.","container-title":"Solar Energy Materials and Solar Cells","DOI":"10.1016/j.solmat.2019.04.021","ISSN":"09270248","journalAbbreviation":"Solar Energy Materials and Solar Cells","language":"en","page":"8-15","source":"DOI.org (Crossref)","title":"Molten chloride salts for next generation CSP plants: Electrolytical salt purification for reducing corrosive impurity level","title-short":"Molten chloride salts for next generation CSP plants","volume":"199","author":[{"family":"Ding","given":"Wenjin"},{"family":"Gomez-Vidal","given":"Judith"},{"family":"Bonk","given":"Alexander"},{"family":"Bauer","given":"Thomas"}],"issued":{"date-parts":[["2019",9]]}}},{"id":192,"uris":["http://zotero.org/users/8315333/items/F8RPLPQ5",["http://zotero.org/users/8315333/items/F8RPLPQ5"]],"itemData":{"id":192,"type":"article-journal","abstract":"Molten chloride salts such as MgCl2/KCl/NaCl are promising thermal energy storage (TES) materials and heat transfer fluids (HTF) in next generation concentrated solar power (CSP) plants with elevated operation tem­ peratures (&gt;700 ◦C) due to their high thermal stability and low material costs. However, they have strong corrosivity against metallic structural materials at high temperatures which can be related to the presence of hydrolysis products such as MgOHCl. In an electrolytic purification method reported in previous work, a Wcathode and Mg-anode were used to reduce the concentration of these impurities, thereby effectively purifying the molten MgCl2/KCl/NaCl salt. However, the W-cathode passivation due to production of MgO on the surface limited its cathode effectiveness. In this work, an improved electrolytic purification method is presented to avoid the electrode passivation by using two identical Mg-electrodes and alternating voltage (AV, i.e., switching the voltage direction applied periodically). A continuous electrolytic salt purification in the AV-mode is successfully performed on the molten MgCl2/KCl/NaCl salt in the 100 g-scale. Cyclic voltammetry (CV) on the molten salt shows that the purification can effectively reduce the concentration of the main corrosive impurity MgOH+Cl− . Potentiodynamic polarization (PDP) measurements on a commercial alloy (Incoloy 800 H) immersed in the molten salt indicate significantly reduced corrosion rates (i.e., reduced salt corrosivity) compared to a nonpurified salt. The continuity of the improved method allows for a long-term effective purification without the risk of passivation and deactivation of electrodes, thereby showing great potential in corrosion control of molten chloride salt TES system.","container-title":"Solar Energy Materials and Solar Cells","DOI":"10.1016/j.solmat.2021.110979","ISSN":"09270248","journalAbbreviation":"Solar Energy Materials and Solar Cells","language":"en","page":"110979","source":"DOI.org (Crossref)","title":"Molten chloride salts for high-temperature thermal energy storage: Continuous electrolytic salt purification with two Mg-electrodes and alternating voltage for corrosion control","title-short":"Molten chloride salts for high-temperature thermal energy storage","volume":"223","author":[{"family":"Ding","given":"Wenjin"},{"family":"Yang","given":"Fan"},{"family":"Bonk","given":"Alexander"},{"family":"Bauer","given":"Thomas"}],"issued":{"date-parts":[["2021",5]]}}}],"schema":"https://github.com/citation-style-language/schema/raw/master/csl-citation.json"} </w:instrText>
      </w:r>
      <w:r w:rsidR="00B57050" w:rsidRPr="00BD0B06">
        <w:rPr>
          <w:rFonts w:eastAsiaTheme="minorEastAsia" w:cstheme="minorHAnsi"/>
        </w:rPr>
        <w:fldChar w:fldCharType="separate"/>
      </w:r>
      <w:r w:rsidR="0096168B" w:rsidRPr="0096168B">
        <w:rPr>
          <w:rFonts w:ascii="Calibri" w:hAnsi="Calibri" w:cs="Calibri"/>
        </w:rPr>
        <w:t>[32], [45], [46]</w:t>
      </w:r>
      <w:r w:rsidR="00B57050" w:rsidRPr="00BD0B06">
        <w:rPr>
          <w:rFonts w:eastAsiaTheme="minorEastAsia" w:cstheme="minorHAnsi"/>
        </w:rPr>
        <w:fldChar w:fldCharType="end"/>
      </w:r>
      <w:r w:rsidRPr="00BD0B06">
        <w:rPr>
          <w:rFonts w:eastAsiaTheme="minorEastAsia" w:cstheme="minorHAnsi"/>
        </w:rPr>
        <w:t xml:space="preserve">. </w:t>
      </w:r>
      <w:r w:rsidR="005571A0" w:rsidRPr="00BD0B06">
        <w:rPr>
          <w:rFonts w:eastAsiaTheme="minorEastAsia" w:cstheme="minorHAnsi"/>
        </w:rPr>
        <w:t xml:space="preserve">Ding et all have produced complex, proven electrolytic cells for the monitoring and purification of Mg bearing chloride salts </w:t>
      </w:r>
      <w:r w:rsidR="005571A0" w:rsidRPr="00BD0B06">
        <w:rPr>
          <w:rFonts w:eastAsiaTheme="minorEastAsia" w:cstheme="minorHAnsi"/>
        </w:rPr>
        <w:fldChar w:fldCharType="begin"/>
      </w:r>
      <w:r w:rsidR="00AF4E58">
        <w:rPr>
          <w:rFonts w:eastAsiaTheme="minorEastAsia" w:cstheme="minorHAnsi"/>
        </w:rPr>
        <w:instrText xml:space="preserve"> ADDIN ZOTERO_ITEM CSL_CITATION {"citationID":"SPBF22QI","properties":{"formattedCitation":"[45]","plainCitation":"[45]","noteIndex":0},"citationItems":[{"id":109,"uris":["http://zotero.org/users/8315333/items/N7M3EUUI",["http://zotero.org/users/8315333/items/N7M3EUUI"]],"itemData":{"id":109,"type":"article-journal","abstract":"In this work, electrolysis with a Mg anode is presented to purify the molten chloride salt (MgCl2/KCl/NaCl 60/20/20 mol.%) for reducing its corrosivity. Using a Mg anode, the production of toxic gases like Cl2 on an inert anode (e.g., tungsten) can be avoided. Moreover, compared to an inert anode, a lower over-potential is required to remove the corrosive impurities (e.g., MgOH+) in the molten salt due to high reactivity of Mg. In order to evaluate the effect of the salt purification, the cyclic voltammetry (CV) method developed in our previous work is used to in-situ measure the concentration of the corrosive impurities in the molten salt. The CV measurements indicate that the corrosive impurities are efficiently removed by electrolysis. The potentiodynamic polarization (PDP) measurements on a commercial high-temperature alloy (Incoloy 800 H) immersed in the molten salt indicate that the corrosion rate of the alloy is significantly reduced due to the salt purification. For decreasing the cathode inactivation due to produced MgO on the surface, a pulsed potential applied on the tungsten cathode during electrolysis shows to be promising. This electrochemical salt purification method has shown to be promising by efficiently controlling the corrosivity of the molten chloride salt. It could also lead to a reduction of the cost of the salt purification, structural container materials, and piping in next generation concentrated solar power (Gen3 CSP) plants.","container-title":"Solar Energy Materials and Solar Cells","DOI":"10.1016/j.solmat.2019.04.021","ISSN":"09270248","journalAbbreviation":"Solar Energy Materials and Solar Cells","language":"en","page":"8-15","source":"DOI.org (Crossref)","title":"Molten chloride salts for next generation CSP plants: Electrolytical salt purification for reducing corrosive impurity level","title-short":"Molten chloride salts for next generation CSP plants","volume":"199","author":[{"family":"Ding","given":"Wenjin"},{"family":"Gomez-Vidal","given":"Judith"},{"family":"Bonk","given":"Alexander"},{"family":"Bauer","given":"Thomas"}],"issued":{"date-parts":[["2019",9]]}}}],"schema":"https://github.com/citation-style-language/schema/raw/master/csl-citation.json"} </w:instrText>
      </w:r>
      <w:r w:rsidR="005571A0" w:rsidRPr="00BD0B06">
        <w:rPr>
          <w:rFonts w:eastAsiaTheme="minorEastAsia" w:cstheme="minorHAnsi"/>
        </w:rPr>
        <w:fldChar w:fldCharType="separate"/>
      </w:r>
      <w:r w:rsidR="0096168B" w:rsidRPr="0096168B">
        <w:rPr>
          <w:rFonts w:ascii="Calibri" w:hAnsi="Calibri" w:cs="Calibri"/>
        </w:rPr>
        <w:t>[45]</w:t>
      </w:r>
      <w:r w:rsidR="005571A0" w:rsidRPr="00BD0B06">
        <w:rPr>
          <w:rFonts w:eastAsiaTheme="minorEastAsia" w:cstheme="minorHAnsi"/>
        </w:rPr>
        <w:fldChar w:fldCharType="end"/>
      </w:r>
      <w:r w:rsidR="005571A0" w:rsidRPr="00BD0B06">
        <w:rPr>
          <w:rFonts w:eastAsiaTheme="minorEastAsia" w:cstheme="minorHAnsi"/>
        </w:rPr>
        <w:t xml:space="preserve">. A </w:t>
      </w:r>
      <w:r w:rsidR="00EF5B73" w:rsidRPr="00BD0B06">
        <w:rPr>
          <w:rFonts w:eastAsiaTheme="minorEastAsia" w:cstheme="minorHAnsi"/>
        </w:rPr>
        <w:t xml:space="preserve">diagram of the purification setup </w:t>
      </w:r>
      <w:r w:rsidR="005571A0" w:rsidRPr="00BD0B06">
        <w:rPr>
          <w:rFonts w:eastAsiaTheme="minorEastAsia" w:cstheme="minorHAnsi"/>
        </w:rPr>
        <w:t xml:space="preserve">is shown in Figure 7. </w:t>
      </w:r>
      <w:r w:rsidR="00EF5B73" w:rsidRPr="00BD0B06">
        <w:rPr>
          <w:rFonts w:eastAsiaTheme="minorEastAsia" w:cstheme="minorHAnsi"/>
        </w:rPr>
        <w:t xml:space="preserve">By using a sacrificial Mg anode and a W cathode, hydroxides in the melt were </w:t>
      </w:r>
      <w:r w:rsidR="00EF5B73" w:rsidRPr="00BD0B06">
        <w:rPr>
          <w:rFonts w:eastAsiaTheme="minorEastAsia" w:cstheme="minorHAnsi"/>
        </w:rPr>
        <w:lastRenderedPageBreak/>
        <w:t>reduced to MgO, and the concentration of corrosive hydroxides in the melt was reduced by 93% in a matter of a few minutes. The kinetics of this type of electrochemical cell are limited by the buildup of a passivation layer on the cathode.</w:t>
      </w:r>
      <w:r w:rsidR="00227C63" w:rsidRPr="00BD0B06">
        <w:rPr>
          <w:rFonts w:eastAsiaTheme="minorEastAsia" w:cstheme="minorHAnsi"/>
        </w:rPr>
        <w:t xml:space="preserve"> This effect can be mitigated by substituting the W used in the cathode for Mg and using alternating voltage to periodically swap the direction of electron flow </w:t>
      </w:r>
      <w:r w:rsidR="00227C63" w:rsidRPr="00BD0B06">
        <w:rPr>
          <w:rFonts w:eastAsiaTheme="minorEastAsia" w:cstheme="minorHAnsi"/>
        </w:rPr>
        <w:fldChar w:fldCharType="begin"/>
      </w:r>
      <w:r w:rsidR="00AF4E58">
        <w:rPr>
          <w:rFonts w:eastAsiaTheme="minorEastAsia" w:cstheme="minorHAnsi"/>
        </w:rPr>
        <w:instrText xml:space="preserve"> ADDIN ZOTERO_ITEM CSL_CITATION {"citationID":"h2oi5QH8","properties":{"formattedCitation":"[46]","plainCitation":"[46]","noteIndex":0},"citationItems":[{"id":192,"uris":["http://zotero.org/users/8315333/items/F8RPLPQ5",["http://zotero.org/users/8315333/items/F8RPLPQ5"]],"itemData":{"id":192,"type":"article-journal","abstract":"Molten chloride salts such as MgCl2/KCl/NaCl are promising thermal energy storage (TES) materials and heat transfer fluids (HTF) in next generation concentrated solar power (CSP) plants with elevated operation tem­ peratures (&gt;700 ◦C) due to their high thermal stability and low material costs. However, they have strong corrosivity against metallic structural materials at high temperatures which can be related to the presence of hydrolysis products such as MgOHCl. In an electrolytic purification method reported in previous work, a Wcathode and Mg-anode were used to reduce the concentration of these impurities, thereby effectively purifying the molten MgCl2/KCl/NaCl salt. However, the W-cathode passivation due to production of MgO on the surface limited its cathode effectiveness. In this work, an improved electrolytic purification method is presented to avoid the electrode passivation by using two identical Mg-electrodes and alternating voltage (AV, i.e., switching the voltage direction applied periodically). A continuous electrolytic salt purification in the AV-mode is successfully performed on the molten MgCl2/KCl/NaCl salt in the 100 g-scale. Cyclic voltammetry (CV) on the molten salt shows that the purification can effectively reduce the concentration of the main corrosive impurity MgOH+Cl− . Potentiodynamic polarization (PDP) measurements on a commercial alloy (Incoloy 800 H) immersed in the molten salt indicate significantly reduced corrosion rates (i.e., reduced salt corrosivity) compared to a nonpurified salt. The continuity of the improved method allows for a long-term effective purification without the risk of passivation and deactivation of electrodes, thereby showing great potential in corrosion control of molten chloride salt TES system.","container-title":"Solar Energy Materials and Solar Cells","DOI":"10.1016/j.solmat.2021.110979","ISSN":"09270248","journalAbbreviation":"Solar Energy Materials and Solar Cells","language":"en","page":"110979","source":"DOI.org (Crossref)","title":"Molten chloride salts for high-temperature thermal energy storage: Continuous electrolytic salt purification with two Mg-electrodes and alternating voltage for corrosion control","title-short":"Molten chloride salts for high-temperature thermal energy storage","volume":"223","author":[{"family":"Ding","given":"Wenjin"},{"family":"Yang","given":"Fan"},{"family":"Bonk","given":"Alexander"},{"family":"Bauer","given":"Thomas"}],"issued":{"date-parts":[["2021",5]]}}}],"schema":"https://github.com/citation-style-language/schema/raw/master/csl-citation.json"} </w:instrText>
      </w:r>
      <w:r w:rsidR="00227C63" w:rsidRPr="00BD0B06">
        <w:rPr>
          <w:rFonts w:eastAsiaTheme="minorEastAsia" w:cstheme="minorHAnsi"/>
        </w:rPr>
        <w:fldChar w:fldCharType="separate"/>
      </w:r>
      <w:r w:rsidR="0096168B" w:rsidRPr="0096168B">
        <w:rPr>
          <w:rFonts w:ascii="Calibri" w:hAnsi="Calibri" w:cs="Calibri"/>
        </w:rPr>
        <w:t>[46]</w:t>
      </w:r>
      <w:r w:rsidR="00227C63" w:rsidRPr="00BD0B06">
        <w:rPr>
          <w:rFonts w:eastAsiaTheme="minorEastAsia" w:cstheme="minorHAnsi"/>
        </w:rPr>
        <w:fldChar w:fldCharType="end"/>
      </w:r>
      <w:r w:rsidR="00227C63" w:rsidRPr="00BD0B06">
        <w:rPr>
          <w:rFonts w:eastAsiaTheme="minorEastAsia" w:cstheme="minorHAnsi"/>
        </w:rPr>
        <w:t xml:space="preserve">. </w:t>
      </w:r>
    </w:p>
    <w:p w14:paraId="45CB965E" w14:textId="1CB74F2E" w:rsidR="005571A0" w:rsidRPr="00BD0B06" w:rsidRDefault="00EF5B73" w:rsidP="005571A0">
      <w:pPr>
        <w:jc w:val="center"/>
        <w:rPr>
          <w:rFonts w:eastAsiaTheme="minorEastAsia" w:cstheme="minorHAnsi"/>
        </w:rPr>
      </w:pPr>
      <w:r w:rsidRPr="00BD0B06">
        <w:rPr>
          <w:rFonts w:cstheme="minorHAnsi"/>
          <w:noProof/>
        </w:rPr>
        <w:drawing>
          <wp:inline distT="0" distB="0" distL="0" distR="0" wp14:anchorId="3F6557C6" wp14:editId="2967328A">
            <wp:extent cx="2943225" cy="2643615"/>
            <wp:effectExtent l="0" t="0" r="0" b="0"/>
            <wp:docPr id="36" name="Picture 36"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Diagram, schematic&#10;&#10;Description automatically generated"/>
                    <pic:cNvPicPr/>
                  </pic:nvPicPr>
                  <pic:blipFill>
                    <a:blip r:embed="rId30"/>
                    <a:stretch>
                      <a:fillRect/>
                    </a:stretch>
                  </pic:blipFill>
                  <pic:spPr>
                    <a:xfrm>
                      <a:off x="0" y="0"/>
                      <a:ext cx="2956242" cy="2655306"/>
                    </a:xfrm>
                    <a:prstGeom prst="rect">
                      <a:avLst/>
                    </a:prstGeom>
                  </pic:spPr>
                </pic:pic>
              </a:graphicData>
            </a:graphic>
          </wp:inline>
        </w:drawing>
      </w:r>
    </w:p>
    <w:p w14:paraId="494FEE2F" w14:textId="2F9FDA35" w:rsidR="005571A0" w:rsidRPr="00BD0B06" w:rsidRDefault="005571A0" w:rsidP="005571A0">
      <w:pPr>
        <w:jc w:val="center"/>
        <w:rPr>
          <w:rFonts w:eastAsiaTheme="minorEastAsia" w:cstheme="minorHAnsi"/>
        </w:rPr>
      </w:pPr>
      <w:r w:rsidRPr="00BD0B06">
        <w:rPr>
          <w:rFonts w:eastAsiaTheme="minorEastAsia" w:cstheme="minorHAnsi"/>
        </w:rPr>
        <w:t xml:space="preserve">Figure 7. Molten chloride salt purification </w:t>
      </w:r>
      <w:r w:rsidR="00EF5B73" w:rsidRPr="00BD0B06">
        <w:rPr>
          <w:rFonts w:eastAsiaTheme="minorEastAsia" w:cstheme="minorHAnsi"/>
        </w:rPr>
        <w:t>mechanism</w:t>
      </w:r>
      <w:r w:rsidRPr="00BD0B06">
        <w:rPr>
          <w:rFonts w:eastAsiaTheme="minorEastAsia" w:cstheme="minorHAnsi"/>
        </w:rPr>
        <w:t xml:space="preserve"> by Ding et all </w:t>
      </w:r>
      <w:r w:rsidRPr="00BD0B06">
        <w:rPr>
          <w:rFonts w:eastAsiaTheme="minorEastAsia" w:cstheme="minorHAnsi"/>
        </w:rPr>
        <w:fldChar w:fldCharType="begin"/>
      </w:r>
      <w:r w:rsidR="00AF4E58">
        <w:rPr>
          <w:rFonts w:eastAsiaTheme="minorEastAsia" w:cstheme="minorHAnsi"/>
        </w:rPr>
        <w:instrText xml:space="preserve"> ADDIN ZOTERO_ITEM CSL_CITATION {"citationID":"XOHO7M3h","properties":{"formattedCitation":"[45]","plainCitation":"[45]","noteIndex":0},"citationItems":[{"id":109,"uris":["http://zotero.org/users/8315333/items/N7M3EUUI",["http://zotero.org/users/8315333/items/N7M3EUUI"]],"itemData":{"id":109,"type":"article-journal","abstract":"In this work, electrolysis with a Mg anode is presented to purify the molten chloride salt (MgCl2/KCl/NaCl 60/20/20 mol.%) for reducing its corrosivity. Using a Mg anode, the production of toxic gases like Cl2 on an inert anode (e.g., tungsten) can be avoided. Moreover, compared to an inert anode, a lower over-potential is required to remove the corrosive impurities (e.g., MgOH+) in the molten salt due to high reactivity of Mg. In order to evaluate the effect of the salt purification, the cyclic voltammetry (CV) method developed in our previous work is used to in-situ measure the concentration of the corrosive impurities in the molten salt. The CV measurements indicate that the corrosive impurities are efficiently removed by electrolysis. The potentiodynamic polarization (PDP) measurements on a commercial high-temperature alloy (Incoloy 800 H) immersed in the molten salt indicate that the corrosion rate of the alloy is significantly reduced due to the salt purification. For decreasing the cathode inactivation due to produced MgO on the surface, a pulsed potential applied on the tungsten cathode during electrolysis shows to be promising. This electrochemical salt purification method has shown to be promising by efficiently controlling the corrosivity of the molten chloride salt. It could also lead to a reduction of the cost of the salt purification, structural container materials, and piping in next generation concentrated solar power (Gen3 CSP) plants.","container-title":"Solar Energy Materials and Solar Cells","DOI":"10.1016/j.solmat.2019.04.021","ISSN":"09270248","journalAbbreviation":"Solar Energy Materials and Solar Cells","language":"en","page":"8-15","source":"DOI.org (Crossref)","title":"Molten chloride salts for next generation CSP plants: Electrolytical salt purification for reducing corrosive impurity level","title-short":"Molten chloride salts for next generation CSP plants","volume":"199","author":[{"family":"Ding","given":"Wenjin"},{"family":"Gomez-Vidal","given":"Judith"},{"family":"Bonk","given":"Alexander"},{"family":"Bauer","given":"Thomas"}],"issued":{"date-parts":[["2019",9]]}}}],"schema":"https://github.com/citation-style-language/schema/raw/master/csl-citation.json"} </w:instrText>
      </w:r>
      <w:r w:rsidRPr="00BD0B06">
        <w:rPr>
          <w:rFonts w:eastAsiaTheme="minorEastAsia" w:cstheme="minorHAnsi"/>
        </w:rPr>
        <w:fldChar w:fldCharType="separate"/>
      </w:r>
      <w:r w:rsidR="0096168B" w:rsidRPr="0096168B">
        <w:rPr>
          <w:rFonts w:ascii="Calibri" w:hAnsi="Calibri" w:cs="Calibri"/>
        </w:rPr>
        <w:t>[45]</w:t>
      </w:r>
      <w:r w:rsidRPr="00BD0B06">
        <w:rPr>
          <w:rFonts w:eastAsiaTheme="minorEastAsia" w:cstheme="minorHAnsi"/>
        </w:rPr>
        <w:fldChar w:fldCharType="end"/>
      </w:r>
      <w:r w:rsidRPr="00BD0B06">
        <w:rPr>
          <w:rFonts w:eastAsiaTheme="minorEastAsia" w:cstheme="minorHAnsi"/>
        </w:rPr>
        <w:t>.</w:t>
      </w:r>
    </w:p>
    <w:p w14:paraId="20A794FA" w14:textId="64D37773" w:rsidR="00284BEE" w:rsidRDefault="00757105" w:rsidP="00757105">
      <w:pPr>
        <w:rPr>
          <w:rFonts w:eastAsiaTheme="minorEastAsia" w:cstheme="minorHAnsi"/>
        </w:rPr>
      </w:pPr>
      <w:r w:rsidRPr="00BD0B06">
        <w:rPr>
          <w:rFonts w:eastAsiaTheme="minorEastAsia" w:cstheme="minorHAnsi"/>
        </w:rPr>
        <w:tab/>
        <w:t>The limited amount of research into this area presents a challenge and an opportunity. From the beginning, electrolytic purification setups have always been modifications to existing hydrofluorination setups so modifying existing designs would likely not be difficult. Plenty of research exists for using electrolytic salts to purify other metals, but little exists for purifying the salts themselves.</w:t>
      </w:r>
    </w:p>
    <w:p w14:paraId="7576ACE3" w14:textId="4F6DAF1D" w:rsidR="00757105" w:rsidRPr="00BD0B06" w:rsidRDefault="00284BEE" w:rsidP="00757105">
      <w:pPr>
        <w:rPr>
          <w:rFonts w:eastAsiaTheme="minorEastAsia" w:cstheme="minorHAnsi"/>
        </w:rPr>
      </w:pPr>
      <w:r>
        <w:rPr>
          <w:rFonts w:eastAsiaTheme="minorEastAsia" w:cstheme="minorHAnsi"/>
        </w:rPr>
        <w:br w:type="page"/>
      </w:r>
    </w:p>
    <w:p w14:paraId="4C15BAC1" w14:textId="2BB81AAB" w:rsidR="002D6D76" w:rsidRPr="00BD0B06" w:rsidRDefault="007441AA" w:rsidP="00923D35">
      <w:pPr>
        <w:pStyle w:val="Heading2"/>
        <w:rPr>
          <w:ins w:id="98" w:author="kylestrattonwilliams@gmail.com" w:date="2021-03-30T10:14:00Z"/>
          <w:rFonts w:asciiTheme="minorHAnsi" w:hAnsiTheme="minorHAnsi" w:cstheme="minorHAnsi"/>
        </w:rPr>
      </w:pPr>
      <w:bookmarkStart w:id="99" w:name="_Toc92120923"/>
      <w:r w:rsidRPr="00BD0B06">
        <w:rPr>
          <w:rFonts w:asciiTheme="minorHAnsi" w:hAnsiTheme="minorHAnsi" w:cstheme="minorHAnsi"/>
        </w:rPr>
        <w:lastRenderedPageBreak/>
        <w:t>5</w:t>
      </w:r>
      <w:ins w:id="100" w:author="kylestrattonwilliams@gmail.com" w:date="2021-03-30T10:14:00Z">
        <w:r w:rsidR="002D6D76" w:rsidRPr="00BD0B06">
          <w:rPr>
            <w:rFonts w:asciiTheme="minorHAnsi" w:hAnsiTheme="minorHAnsi" w:cstheme="minorHAnsi"/>
          </w:rPr>
          <w:t>. Additional Steps</w:t>
        </w:r>
        <w:bookmarkEnd w:id="99"/>
      </w:ins>
    </w:p>
    <w:p w14:paraId="78AA5660" w14:textId="77777777" w:rsidR="002D6D76" w:rsidRPr="00BD0B06" w:rsidRDefault="002D6D76" w:rsidP="002D6D76">
      <w:pPr>
        <w:rPr>
          <w:rFonts w:cstheme="minorHAnsi"/>
        </w:rPr>
      </w:pPr>
      <w:bookmarkStart w:id="101" w:name="_Hlk147676148"/>
      <w:r w:rsidRPr="00BD0B06">
        <w:rPr>
          <w:rFonts w:cstheme="minorHAnsi"/>
        </w:rPr>
        <w:t>Although hydrofluorination is the main step for purifying molten fluoride salts, additional refinement is necessary to ensure the highest purity. Corrosion during the hydrofluorination process will cause structural materials to become fluorinated and dissolve into the molten salt mix. Some HF will also be dissolved into the salt and will need to be removed to reduce the corrosive properties of the salt mix.</w:t>
      </w:r>
    </w:p>
    <w:p w14:paraId="39C0A007" w14:textId="688DD75A" w:rsidR="002D6D76" w:rsidRPr="00BD0B06" w:rsidRDefault="007441AA" w:rsidP="00923D35">
      <w:pPr>
        <w:pStyle w:val="Heading3"/>
        <w:rPr>
          <w:rFonts w:asciiTheme="minorHAnsi" w:hAnsiTheme="minorHAnsi" w:cstheme="minorHAnsi"/>
        </w:rPr>
      </w:pPr>
      <w:bookmarkStart w:id="102" w:name="_Toc92120924"/>
      <w:r w:rsidRPr="00BD0B06">
        <w:rPr>
          <w:rFonts w:asciiTheme="minorHAnsi" w:hAnsiTheme="minorHAnsi" w:cstheme="minorHAnsi"/>
        </w:rPr>
        <w:t>5</w:t>
      </w:r>
      <w:r w:rsidR="002D6D76" w:rsidRPr="00BD0B06">
        <w:rPr>
          <w:rFonts w:asciiTheme="minorHAnsi" w:hAnsiTheme="minorHAnsi" w:cstheme="minorHAnsi"/>
        </w:rPr>
        <w:t xml:space="preserve">.1 </w:t>
      </w:r>
      <w:bookmarkEnd w:id="102"/>
      <w:r w:rsidR="00E97942">
        <w:rPr>
          <w:rFonts w:asciiTheme="minorHAnsi" w:hAnsiTheme="minorHAnsi" w:cstheme="minorHAnsi"/>
        </w:rPr>
        <w:t xml:space="preserve">Continued H </w:t>
      </w:r>
      <w:r w:rsidR="00AF4E58">
        <w:rPr>
          <w:rFonts w:asciiTheme="minorHAnsi" w:hAnsiTheme="minorHAnsi" w:cstheme="minorHAnsi"/>
        </w:rPr>
        <w:t>addition</w:t>
      </w:r>
    </w:p>
    <w:p w14:paraId="2DC80FD3" w14:textId="5B9CC208" w:rsidR="002D6D76" w:rsidRDefault="00AF4E58" w:rsidP="002D6D76">
      <w:pPr>
        <w:rPr>
          <w:rFonts w:cstheme="minorHAnsi"/>
        </w:rPr>
      </w:pPr>
      <w:r>
        <w:rPr>
          <w:rFonts w:cstheme="minorHAnsi"/>
        </w:rPr>
        <w:t>A common method of c</w:t>
      </w:r>
      <w:r w:rsidR="002D6D76" w:rsidRPr="00BD0B06">
        <w:rPr>
          <w:rFonts w:cstheme="minorHAnsi"/>
        </w:rPr>
        <w:t>ontinuing to sparge the mix after fluorination with just H</w:t>
      </w:r>
      <w:r w:rsidR="002D6D76" w:rsidRPr="00BD0B06">
        <w:rPr>
          <w:rFonts w:cstheme="minorHAnsi"/>
          <w:vertAlign w:val="subscript"/>
        </w:rPr>
        <w:t>2</w:t>
      </w:r>
      <w:r w:rsidR="002D6D76" w:rsidRPr="00BD0B06">
        <w:rPr>
          <w:rFonts w:cstheme="minorHAnsi"/>
        </w:rPr>
        <w:t xml:space="preserve"> gas will reduce some of the less favorable structural metal fluorides from the mix. The reduced metal can be left to settle to the bottom of the molten salt mix and then be decanted off or left suspended in the mix and filtered. This can take an additional several dozen hours depending on just how much of the reaction or storage vessel is corroded away into the salt. For Kelleher et all this step took 36 hours as their salt had been highly contaminated after years in a metal storage vessel </w:t>
      </w:r>
      <w:r w:rsidR="00AB03B2" w:rsidRPr="00BD0B06">
        <w:rPr>
          <w:rFonts w:cstheme="minorHAnsi"/>
        </w:rPr>
        <w:fldChar w:fldCharType="begin"/>
      </w:r>
      <w:r>
        <w:rPr>
          <w:rFonts w:cstheme="minorHAnsi"/>
        </w:rPr>
        <w:instrText xml:space="preserve"> ADDIN ZOTERO_ITEM CSL_CITATION {"citationID":"bCV2I5BZ","properties":{"formattedCitation":"[16], [29]","plainCitation":"[16], [29]","noteIndex":0},"citationItems":[{"id":34,"uris":["http://zotero.org/users/8315333/items/I2BU5DL3",["http://zotero.org/users/8315333/items/I2BU5DL3"]],"itemData":{"id":34,"type":"article-journal","abstract":"Li 2 BeF 4 , or flibe, is the primary candidate coolant for the fluoride-salt-cooled high-temperature nuclear reactor (FHR). Kilogram quantities of pure flibe are required for repeatable corrosion tests of modern reactor materials. This paper details fluoride salt purification by the hydrofluorination–hydrogen process, which was used to regenerate 57.4 kg of flibe originating from the secondary loop of the molten salt reactor experiment (MSRE) at Oak Ridge National Laboratory (ORNL). Additionally, it expounds upon necessary handling precautions required to produce high-quality flibe and includes technological advancements which ease the purification and analysis process. Flibe batches produced at the University of Wisconsin are the largest since the MSRE program, enabling new corrosion, radiation, and thermal hydraulic testing around the United States.","container-title":"Journal of Nuclear Engineering and Radiation Science","DOI":"10.1115/1.4030963","ISSN":"2332-8983, 2332-8975","issue":"4","language":"en","page":"041010","source":"DOI.org (Crossref)","title":"Batch-Scale Hydrofluorination of Li27BeF4 to Support Molten Salt Reactor Development","volume":"1","author":[{"family":"Kelleher","given":"Brian C."},{"family":"Dolan","given":"Kieran P."},{"family":"Brooks","given":"Paul"},{"family":"Anderson","given":"Mark H."},{"family":"Sridharan","given":"Kumar"}],"issued":{"date-parts":[["2015",10,1]]}}},{"id":75,"uris":["http://zotero.org/users/8315333/items/BBCGURWR",["http://zotero.org/users/8315333/items/BBCGURWR"]],"itemData":{"id":75,"type":"thesis","abstract":"The concept of a high temperature nuclear reactor cooled by molten salt has existed for\nnearly sixty years. Conceived at Oak Ridge National Laboratory (ORNL), the idea reached\nits zenith in 1965 with the successful operation of the Molten Salt Reactor Experiment\n(MSRE), a fluid-fueled nuclear reactor. Following the success of the MSRE, extensive plans\nwere made for a pilot molten salt breeder reactor (MSBR) to compete with the in-progress\nliquid metal breeder fast reactor program. However, funding was terminated before the\nMSBR concept could truly take hold. Upon the MSBR’s cancellation, years of work produced\nduring the MSRE were meticulously stored, waiting for a new interest.\nThe increasing demand for carbon free and affordable electricity has pushed high temper ature reactors towards the forefront of nuclear energy. Out of all the proposed high temper ature reactors, the molten salt reactor is one of the most promising. One class of molten salt\nreactor, the Fluoride High-temperature salt cooled Reactor (FHR), has attracted consider able attention from both universities and national labs. However, the FHR faces rudimentary\nmaterials and engineering challenges. These difficulties are exasperated by the vacuum of\nmolten salt expertise left fifty years after the MSRE. Useful facilities and experiments have\nlong since been decommissioned while those who are in the know have retired or passed away.\nThe basic engineering established at ORNL must be replicated in order to answer questions\nposed by the FHR.\nBefore work can begin, a batch scale purification system capable of providing high grade\nmolten salts for testing must be constructed. Two salt purification devices were built at the\nUniversity of Wisconsin for this purpose, a large scale purifier, and a small scale purifier.\nEach purifier was designed to hydrofluorinate LiF-BeF2, or flibe, to rid it of impurities\nand reduce its corrosion potential. Over 100 kg of salt was purified. To safely perform\npurification, a health monitoring program was put in place to prevent the development of\nacute or chronic beryllium disease–an allergic reaction to beryllium and beryllium containing\nmaterials–in employees.\nAlthough hydrofluorination is well documented to produce pure fluoride salt mixtures,\nknowing the salt composition is also vital to assess materials problems. Inductively coupled\nplasma measurements and neutron activation analysis have been used to determine compo sition and metallic impurities. A redox probe, capable of measuring the redox potential of\nberyllium fluoride containing salts without dissolved uranium fluoride, has been employed to\nmeasure the redox potential of flibe in various chemical conditions for the first time. These\nredox measurements have been superimposed with metal impurities measurements found by\nneutron activation analysis.\nLastly, reductions of flibe with beryllium metal have been investigated using the redox\nprobe. Over reductions have been performed, which have shown to decrease redox potential\nwhile seemingly creating a beryllium-beryllium halide system. Speculation on the lowest\nadvisable redox potential to prevent miscible beryllium are included along with suggestions\nii\nfor future work.\nDespite the hurdles presented by the innate chemical hazards of flibe, significant progress\nin understanding flibe without uranium has been made, which is directly applicable to FHR\ncommercialization. The largest batches of flibe in the past 50 years have been purified. The\nquality of the flibe has been assessed by multiple metrics. A suggested redox potential for\nfuture corrosion tests is defined. Simultaneously, the contents of this thesis can also serve\nas a introductory guide to convey the fundamentals of chemistry, engineering, and safety\nrequired to work with flibe","call-number":"3706622","event-place":"Madison, Wisconsin","genre":"Dissertation","language":"English","number-of-pages":"284","publisher":"UNIVERSITY OF WISCONSIN-MADISON","publisher-place":"Madison, Wisconsin","title":"Purification and Chemical Control of Molten Li2BeF4 for a Fluoride Salt Cooled Reactor","URL":"https://www-proquest-com.srv-proxy1.library.tamu.edu/docview/1695870273","author":[{"family":"Kelleher","given":"Brian C."}],"issued":{"date-parts":[["2015",5,29]]}}}],"schema":"https://github.com/citation-style-language/schema/raw/master/csl-citation.json"} </w:instrText>
      </w:r>
      <w:r w:rsidR="00AB03B2" w:rsidRPr="00BD0B06">
        <w:rPr>
          <w:rFonts w:cstheme="minorHAnsi"/>
        </w:rPr>
        <w:fldChar w:fldCharType="separate"/>
      </w:r>
      <w:r w:rsidR="004271E6" w:rsidRPr="004271E6">
        <w:rPr>
          <w:rFonts w:ascii="Calibri" w:hAnsi="Calibri" w:cs="Calibri"/>
        </w:rPr>
        <w:t>[16], [29]</w:t>
      </w:r>
      <w:r w:rsidR="00AB03B2" w:rsidRPr="00BD0B06">
        <w:rPr>
          <w:rFonts w:cstheme="minorHAnsi"/>
        </w:rPr>
        <w:fldChar w:fldCharType="end"/>
      </w:r>
      <w:r w:rsidR="002D6D76" w:rsidRPr="00BD0B06">
        <w:rPr>
          <w:rFonts w:cstheme="minorHAnsi"/>
        </w:rPr>
        <w:t>.</w:t>
      </w:r>
      <w:r>
        <w:rPr>
          <w:rFonts w:cstheme="minorHAnsi"/>
        </w:rPr>
        <w:t xml:space="preserve"> </w:t>
      </w:r>
    </w:p>
    <w:p w14:paraId="760F6301" w14:textId="77777777" w:rsidR="001A01D7" w:rsidRDefault="00AF4E58" w:rsidP="002D6D76">
      <w:pPr>
        <w:rPr>
          <w:rFonts w:cstheme="minorHAnsi"/>
        </w:rPr>
      </w:pPr>
      <w:r>
        <w:rPr>
          <w:rFonts w:cstheme="minorHAnsi"/>
        </w:rPr>
        <w:t xml:space="preserve">An alternative means of adding hydrogen to the system is in the form of metal hydrides, notably lithium hydride (LiH). </w:t>
      </w:r>
      <w:r w:rsidR="009E4383">
        <w:rPr>
          <w:rFonts w:cstheme="minorHAnsi"/>
        </w:rPr>
        <w:t>This is a more efficient means of adding hydrogen to the system, as hydrogen concentrations in the melt can be as much as 4 degrees of magnitude higher with LiH powder additions than with H</w:t>
      </w:r>
      <w:r w:rsidR="009E4383" w:rsidRPr="009E4383">
        <w:rPr>
          <w:rFonts w:cstheme="minorHAnsi"/>
          <w:vertAlign w:val="subscript"/>
        </w:rPr>
        <w:t>2</w:t>
      </w:r>
      <w:r w:rsidR="009E4383">
        <w:rPr>
          <w:rFonts w:cstheme="minorHAnsi"/>
        </w:rPr>
        <w:t xml:space="preserve"> gas sparging </w:t>
      </w:r>
      <w:r w:rsidR="009E4383">
        <w:rPr>
          <w:rFonts w:cstheme="minorHAnsi"/>
        </w:rPr>
        <w:fldChar w:fldCharType="begin"/>
      </w:r>
      <w:r w:rsidR="009E4383">
        <w:rPr>
          <w:rFonts w:cstheme="minorHAnsi"/>
        </w:rPr>
        <w:instrText xml:space="preserve"> ADDIN ZOTERO_ITEM CSL_CITATION {"citationID":"YeIQfHn8","properties":{"formattedCitation":"[47]","plainCitation":"[47]","noteIndex":0},"citationItems":[{"id":415,"uris":["http://zotero.org/users/8315333/items/P76QCTQ3"],"itemData":{"id":415,"type":"article-journal","language":"en","source":"Zotero","title":"The Solubilities of Hydrogen, Deuterium, and Helium in Molten L¡2BeF4","author":[{"family":"Malinauskas","given":"P"},{"family":"Richardson","given":"Donald M"}]}}],"schema":"https://github.com/citation-style-language/schema/raw/master/csl-citation.json"} </w:instrText>
      </w:r>
      <w:r w:rsidR="009E4383">
        <w:rPr>
          <w:rFonts w:cstheme="minorHAnsi"/>
        </w:rPr>
        <w:fldChar w:fldCharType="separate"/>
      </w:r>
      <w:r w:rsidR="009E4383" w:rsidRPr="009E4383">
        <w:rPr>
          <w:rFonts w:ascii="Calibri" w:hAnsi="Calibri" w:cs="Calibri"/>
        </w:rPr>
        <w:t>[47]</w:t>
      </w:r>
      <w:r w:rsidR="009E4383">
        <w:rPr>
          <w:rFonts w:cstheme="minorHAnsi"/>
        </w:rPr>
        <w:fldChar w:fldCharType="end"/>
      </w:r>
      <w:r w:rsidR="009E4383">
        <w:rPr>
          <w:rFonts w:cstheme="minorHAnsi"/>
        </w:rPr>
        <w:t xml:space="preserve">. This allows the salt to be brought to a highly reducing state, to the point </w:t>
      </w:r>
      <w:r w:rsidR="007B0BCB">
        <w:rPr>
          <w:rFonts w:cstheme="minorHAnsi"/>
        </w:rPr>
        <w:t>that salt constituent metals, like Be in the case of FLiBe or potentially K and Na in the case of FLiNaK (no research data found</w:t>
      </w:r>
      <w:r w:rsidR="00F545E8">
        <w:rPr>
          <w:rFonts w:cstheme="minorHAnsi"/>
        </w:rPr>
        <w:t xml:space="preserve"> only theoretical</w:t>
      </w:r>
      <w:r w:rsidR="007B0BCB">
        <w:rPr>
          <w:rFonts w:cstheme="minorHAnsi"/>
        </w:rPr>
        <w:t>), will reduce to their metallic forms, and form molten pools on the surface of the salt</w:t>
      </w:r>
      <w:r w:rsidR="00F545E8">
        <w:rPr>
          <w:rFonts w:cstheme="minorHAnsi"/>
        </w:rPr>
        <w:t xml:space="preserve">, as shown in </w:t>
      </w:r>
      <w:r w:rsidR="001A01D7">
        <w:rPr>
          <w:rFonts w:cstheme="minorHAnsi"/>
        </w:rPr>
        <w:t>F</w:t>
      </w:r>
      <w:r w:rsidR="00F545E8">
        <w:rPr>
          <w:rFonts w:cstheme="minorHAnsi"/>
        </w:rPr>
        <w:t xml:space="preserve">igure </w:t>
      </w:r>
      <w:r w:rsidR="001A01D7">
        <w:rPr>
          <w:rFonts w:cstheme="minorHAnsi"/>
        </w:rPr>
        <w:t>8</w:t>
      </w:r>
      <w:r w:rsidR="007B0BCB">
        <w:rPr>
          <w:rFonts w:cstheme="minorHAnsi"/>
        </w:rPr>
        <w:t xml:space="preserve"> </w:t>
      </w:r>
      <w:r w:rsidR="007B0BCB">
        <w:rPr>
          <w:rFonts w:cstheme="minorHAnsi"/>
        </w:rPr>
        <w:fldChar w:fldCharType="begin"/>
      </w:r>
      <w:r w:rsidR="00E97942">
        <w:rPr>
          <w:rFonts w:cstheme="minorHAnsi"/>
        </w:rPr>
        <w:instrText xml:space="preserve"> ADDIN ZOTERO_ITEM CSL_CITATION {"citationID":"2MyzcZW4","properties":{"formattedCitation":"[48]","plainCitation":"[48]","noteIndex":0},"citationItems":[{"id":404,"uris":["http://zotero.org/users/8315333/items/Z4ESFM7Q"],"itemData":{"id":404,"type":"article-journal","container-title":"Electrochimica Acta","DOI":"10.1016/j.electacta.2020.137114","ISSN":"00134686","journalAbbreviation":"Electrochimica Acta","language":"en","page":"137114","source":"DOI.org (Crossref)","title":"An electrochemical study of hydrogen in molten 2LiF-BeF2 (FLiBe) with addition of LiH","volume":"367","author":[{"family":"Carotti","given":"Francesco"},{"family":"Liu","given":"Ertai"},{"family":"Macdonald","given":"Digby D."},{"family":"Scarlat","given":"Raluca O."}],"issued":{"date-parts":[["2021",1]]}}}],"schema":"https://github.com/citation-style-language/schema/raw/master/csl-citation.json"} </w:instrText>
      </w:r>
      <w:r w:rsidR="007B0BCB">
        <w:rPr>
          <w:rFonts w:cstheme="minorHAnsi"/>
        </w:rPr>
        <w:fldChar w:fldCharType="separate"/>
      </w:r>
      <w:r w:rsidR="00E97942" w:rsidRPr="00E97942">
        <w:rPr>
          <w:rFonts w:ascii="Calibri" w:hAnsi="Calibri" w:cs="Calibri"/>
        </w:rPr>
        <w:t>[48]</w:t>
      </w:r>
      <w:r w:rsidR="007B0BCB">
        <w:rPr>
          <w:rFonts w:cstheme="minorHAnsi"/>
        </w:rPr>
        <w:fldChar w:fldCharType="end"/>
      </w:r>
      <w:r w:rsidR="007B0BCB">
        <w:rPr>
          <w:rFonts w:cstheme="minorHAnsi"/>
        </w:rPr>
        <w:t>.</w:t>
      </w:r>
      <w:r w:rsidR="00E97942">
        <w:rPr>
          <w:rFonts w:cstheme="minorHAnsi"/>
        </w:rPr>
        <w:t xml:space="preserve"> </w:t>
      </w:r>
    </w:p>
    <w:p w14:paraId="2974F6BB" w14:textId="5BA8042B" w:rsidR="001A01D7" w:rsidRDefault="001A01D7" w:rsidP="001A01D7">
      <w:pPr>
        <w:jc w:val="center"/>
        <w:rPr>
          <w:rFonts w:cstheme="minorHAnsi"/>
        </w:rPr>
      </w:pPr>
      <w:r w:rsidRPr="001A01D7">
        <w:rPr>
          <w:rFonts w:cstheme="minorHAnsi"/>
          <w:noProof/>
        </w:rPr>
        <w:drawing>
          <wp:inline distT="0" distB="0" distL="0" distR="0" wp14:anchorId="697260E3" wp14:editId="63FBE185">
            <wp:extent cx="4235668" cy="3797495"/>
            <wp:effectExtent l="0" t="0" r="0" b="0"/>
            <wp:docPr id="1" name="Picture 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pic:nvPicPr>
                  <pic:blipFill>
                    <a:blip r:embed="rId31"/>
                    <a:stretch>
                      <a:fillRect/>
                    </a:stretch>
                  </pic:blipFill>
                  <pic:spPr>
                    <a:xfrm>
                      <a:off x="0" y="0"/>
                      <a:ext cx="4235668" cy="3797495"/>
                    </a:xfrm>
                    <a:prstGeom prst="rect">
                      <a:avLst/>
                    </a:prstGeom>
                  </pic:spPr>
                </pic:pic>
              </a:graphicData>
            </a:graphic>
          </wp:inline>
        </w:drawing>
      </w:r>
      <w:r>
        <w:rPr>
          <w:rFonts w:cstheme="minorHAnsi"/>
        </w:rPr>
        <w:br/>
        <w:t xml:space="preserve">Figure 8. Ellingham diagram of the expected redox window from </w:t>
      </w:r>
      <w:proofErr w:type="spellStart"/>
      <w:r>
        <w:rPr>
          <w:rFonts w:cstheme="minorHAnsi"/>
        </w:rPr>
        <w:t>Carotti</w:t>
      </w:r>
      <w:proofErr w:type="spellEnd"/>
      <w:r>
        <w:rPr>
          <w:rFonts w:cstheme="minorHAnsi"/>
        </w:rPr>
        <w:t xml:space="preserve"> et al </w:t>
      </w:r>
      <w:r>
        <w:rPr>
          <w:rFonts w:cstheme="minorHAnsi"/>
        </w:rPr>
        <w:fldChar w:fldCharType="begin"/>
      </w:r>
      <w:r>
        <w:rPr>
          <w:rFonts w:cstheme="minorHAnsi"/>
        </w:rPr>
        <w:instrText xml:space="preserve"> ADDIN ZOTERO_ITEM CSL_CITATION {"citationID":"0qlOIzGS","properties":{"formattedCitation":"[48]","plainCitation":"[48]","noteIndex":0},"citationItems":[{"id":404,"uris":["http://zotero.org/users/8315333/items/Z4ESFM7Q"],"itemData":{"id":404,"type":"article-journal","container-title":"Electrochimica Acta","DOI":"10.1016/j.electacta.2020.137114","ISSN":"00134686","journalAbbreviation":"Electrochimica Acta","language":"en","page":"137114","source":"DOI.org (Crossref)","title":"An electrochemical study of hydrogen in molten 2LiF-BeF2 (FLiBe) with addition of LiH","volume":"367","author":[{"family":"Carotti","given":"Francesco"},{"family":"Liu","given":"Ertai"},{"family":"Macdonald","given":"Digby D."},{"family":"Scarlat","given":"Raluca O."}],"issued":{"date-parts":[["2021",1]]}}}],"schema":"https://github.com/citation-style-language/schema/raw/master/csl-citation.json"} </w:instrText>
      </w:r>
      <w:r>
        <w:rPr>
          <w:rFonts w:cstheme="minorHAnsi"/>
        </w:rPr>
        <w:fldChar w:fldCharType="separate"/>
      </w:r>
      <w:r w:rsidRPr="001A01D7">
        <w:rPr>
          <w:rFonts w:ascii="Calibri" w:hAnsi="Calibri" w:cs="Calibri"/>
        </w:rPr>
        <w:t>[48]</w:t>
      </w:r>
      <w:r>
        <w:rPr>
          <w:rFonts w:cstheme="minorHAnsi"/>
        </w:rPr>
        <w:fldChar w:fldCharType="end"/>
      </w:r>
      <w:r>
        <w:rPr>
          <w:rFonts w:cstheme="minorHAnsi"/>
        </w:rPr>
        <w:t>.</w:t>
      </w:r>
    </w:p>
    <w:p w14:paraId="6335B46F" w14:textId="51078B39" w:rsidR="00AF4E58" w:rsidRPr="00AF4E58" w:rsidRDefault="00E97942" w:rsidP="002D6D76">
      <w:pPr>
        <w:rPr>
          <w:rFonts w:cstheme="minorHAnsi"/>
        </w:rPr>
      </w:pPr>
      <w:r>
        <w:rPr>
          <w:rFonts w:cstheme="minorHAnsi"/>
        </w:rPr>
        <w:lastRenderedPageBreak/>
        <w:t>This could cause drastic changes in the relative concentrations, bringing the salt mix away from the eutectic,</w:t>
      </w:r>
      <w:r w:rsidR="007B0BCB">
        <w:rPr>
          <w:rFonts w:cstheme="minorHAnsi"/>
        </w:rPr>
        <w:t xml:space="preserve"> </w:t>
      </w:r>
      <w:r>
        <w:rPr>
          <w:rFonts w:cstheme="minorHAnsi"/>
        </w:rPr>
        <w:t xml:space="preserve">and has been shown to cause shorting in electrochemical processes performed in the salt </w:t>
      </w:r>
      <w:r>
        <w:rPr>
          <w:rFonts w:cstheme="minorHAnsi"/>
        </w:rPr>
        <w:fldChar w:fldCharType="begin"/>
      </w:r>
      <w:r>
        <w:rPr>
          <w:rFonts w:cstheme="minorHAnsi"/>
        </w:rPr>
        <w:instrText xml:space="preserve"> ADDIN ZOTERO_ITEM CSL_CITATION {"citationID":"gnf3K4NB","properties":{"formattedCitation":"[48]","plainCitation":"[48]","noteIndex":0},"citationItems":[{"id":404,"uris":["http://zotero.org/users/8315333/items/Z4ESFM7Q"],"itemData":{"id":404,"type":"article-journal","container-title":"Electrochimica Acta","DOI":"10.1016/j.electacta.2020.137114","ISSN":"00134686","journalAbbreviation":"Electrochimica Acta","language":"en","page":"137114","source":"DOI.org (Crossref)","title":"An electrochemical study of hydrogen in molten 2LiF-BeF2 (FLiBe) with addition of LiH","volume":"367","author":[{"family":"Carotti","given":"Francesco"},{"family":"Liu","given":"Ertai"},{"family":"Macdonald","given":"Digby D."},{"family":"Scarlat","given":"Raluca O."}],"issued":{"date-parts":[["2021",1]]}}}],"schema":"https://github.com/citation-style-language/schema/raw/master/csl-citation.json"} </w:instrText>
      </w:r>
      <w:r>
        <w:rPr>
          <w:rFonts w:cstheme="minorHAnsi"/>
        </w:rPr>
        <w:fldChar w:fldCharType="separate"/>
      </w:r>
      <w:r w:rsidRPr="00E97942">
        <w:rPr>
          <w:rFonts w:ascii="Calibri" w:hAnsi="Calibri" w:cs="Calibri"/>
        </w:rPr>
        <w:t>[48]</w:t>
      </w:r>
      <w:r>
        <w:rPr>
          <w:rFonts w:cstheme="minorHAnsi"/>
        </w:rPr>
        <w:fldChar w:fldCharType="end"/>
      </w:r>
      <w:r>
        <w:rPr>
          <w:rFonts w:cstheme="minorHAnsi"/>
        </w:rPr>
        <w:t>. If properly accounted for however, this could be a practical alternative in purification processes that avoid any gas sparging.</w:t>
      </w:r>
    </w:p>
    <w:p w14:paraId="6F13DEFA" w14:textId="47002549" w:rsidR="002D6D76" w:rsidRPr="00BD0B06" w:rsidRDefault="007441AA" w:rsidP="00923D35">
      <w:pPr>
        <w:pStyle w:val="Heading3"/>
        <w:rPr>
          <w:rFonts w:asciiTheme="minorHAnsi" w:hAnsiTheme="minorHAnsi" w:cstheme="minorHAnsi"/>
        </w:rPr>
      </w:pPr>
      <w:bookmarkStart w:id="103" w:name="_Toc92120925"/>
      <w:r w:rsidRPr="00BD0B06">
        <w:rPr>
          <w:rFonts w:asciiTheme="minorHAnsi" w:hAnsiTheme="minorHAnsi" w:cstheme="minorHAnsi"/>
        </w:rPr>
        <w:t>5</w:t>
      </w:r>
      <w:r w:rsidR="002D6D76" w:rsidRPr="00BD0B06">
        <w:rPr>
          <w:rFonts w:asciiTheme="minorHAnsi" w:hAnsiTheme="minorHAnsi" w:cstheme="minorHAnsi"/>
        </w:rPr>
        <w:t>.2 Reducing Metal Additions</w:t>
      </w:r>
      <w:bookmarkEnd w:id="103"/>
    </w:p>
    <w:p w14:paraId="685E080A" w14:textId="12628EC0" w:rsidR="002D6D76" w:rsidRPr="00BD0B06" w:rsidRDefault="002D6D76" w:rsidP="002D6D76">
      <w:pPr>
        <w:rPr>
          <w:rFonts w:cstheme="minorHAnsi"/>
        </w:rPr>
      </w:pPr>
      <w:r w:rsidRPr="00BD0B06">
        <w:rPr>
          <w:rFonts w:cstheme="minorHAnsi"/>
        </w:rPr>
        <w:t xml:space="preserve">The use of a small amount of a strong reducing metal such as Be or Zr can be used to effectively reduce out the HF by </w:t>
      </w:r>
      <w:r w:rsidR="00D473F6" w:rsidRPr="00BD0B06">
        <w:rPr>
          <w:rFonts w:cstheme="minorHAnsi"/>
        </w:rPr>
        <w:t>forming</w:t>
      </w:r>
      <w:r w:rsidRPr="00BD0B06">
        <w:rPr>
          <w:rFonts w:cstheme="minorHAnsi"/>
        </w:rPr>
        <w:t xml:space="preserve"> BeF</w:t>
      </w:r>
      <w:r w:rsidRPr="00BD0B06">
        <w:rPr>
          <w:rFonts w:cstheme="minorHAnsi"/>
          <w:vertAlign w:val="subscript"/>
        </w:rPr>
        <w:t>2</w:t>
      </w:r>
      <w:r w:rsidRPr="00BD0B06">
        <w:rPr>
          <w:rFonts w:cstheme="minorHAnsi"/>
        </w:rPr>
        <w:t xml:space="preserve"> or ZrF</w:t>
      </w:r>
      <w:r w:rsidRPr="00BD0B06">
        <w:rPr>
          <w:rFonts w:cstheme="minorHAnsi"/>
          <w:vertAlign w:val="subscript"/>
        </w:rPr>
        <w:t>4</w:t>
      </w:r>
      <w:r w:rsidRPr="00BD0B06">
        <w:rPr>
          <w:rFonts w:cstheme="minorHAnsi"/>
        </w:rPr>
        <w:t xml:space="preserve">. This can also be used to reduce out less favorable structural metal fluorides </w:t>
      </w:r>
      <w:r w:rsidR="00AB03B2" w:rsidRPr="00BD0B06">
        <w:rPr>
          <w:rFonts w:cstheme="minorHAnsi"/>
        </w:rPr>
        <w:fldChar w:fldCharType="begin"/>
      </w:r>
      <w:r w:rsidR="00AF4E58">
        <w:rPr>
          <w:rFonts w:cstheme="minorHAnsi"/>
        </w:rPr>
        <w:instrText xml:space="preserve"> ADDIN ZOTERO_ITEM CSL_CITATION {"citationID":"Z1Xq8Z1E","properties":{"formattedCitation":"[16], [21], [29]","plainCitation":"[16], [21], [29]","noteIndex":0},"citationItems":[{"id":34,"uris":["http://zotero.org/users/8315333/items/I2BU5DL3",["http://zotero.org/users/8315333/items/I2BU5DL3"]],"itemData":{"id":34,"type":"article-journal","abstract":"Li 2 BeF 4 , or flibe, is the primary candidate coolant for the fluoride-salt-cooled high-temperature nuclear reactor (FHR). Kilogram quantities of pure flibe are required for repeatable corrosion tests of modern reactor materials. This paper details fluoride salt purification by the hydrofluorination–hydrogen process, which was used to regenerate 57.4 kg of flibe originating from the secondary loop of the molten salt reactor experiment (MSRE) at Oak Ridge National Laboratory (ORNL). Additionally, it expounds upon necessary handling precautions required to produce high-quality flibe and includes technological advancements which ease the purification and analysis process. Flibe batches produced at the University of Wisconsin are the largest since the MSRE program, enabling new corrosion, radiation, and thermal hydraulic testing around the United States.","container-title":"Journal of Nuclear Engineering and Radiation Science","DOI":"10.1115/1.4030963","ISSN":"2332-8983, 2332-8975","issue":"4","language":"en","page":"041010","source":"DOI.org (Crossref)","title":"Batch-Scale Hydrofluorination of Li27BeF4 to Support Molten Salt Reactor Development","volume":"1","author":[{"family":"Kelleher","given":"Brian C."},{"family":"Dolan","given":"Kieran P."},{"family":"Brooks","given":"Paul"},{"family":"Anderson","given":"Mark H."},{"family":"Sridharan","given":"Kumar"}],"issued":{"date-parts":[["2015",10,1]]}}},{"id":63,"uris":["http://zotero.org/users/8315333/items/3YKKNXS2",["http://zotero.org/users/8315333/items/3YKKNXS2"]],"itemData":{"id":63,"type":"report","abstract":"A molten mixture of LiF, BeF2, ZrF,, and UF, served as the circulating fuel for the Molten-Salt Reactor Experiment. Its secondary coolant for transferring heat to an air-cooled radiator was a molten mixture of LiF and ReF2. A third mixture that was chemically identical to the coolant mixture was used in place of the fuel for prenuclear operations and subsequently to flush the reactor core after a fuel drain. Approximately 26,000 lb of these fused fluoride mixtures were prepared from component fluoride salts and loaded into the reactor facility by ORNE’s Reactor Chemistry Division. Techniques for handling molten fluorides and their production process for attaining high chemical purity were developed and applied simultaneously with the development of the molten-salt nuclear reactor concept. The plans and operations which were a part of the fueling of the MSRE are described.","language":"en","note":"DOI: 10.2172/4074869","number":"ORNL--4616, 4074869","page":"ORNL--4616, 4074869","source":"DOI.org (Crossref)","title":"PREPARATION AND HANDLING OF SALT MIXTURES FOR THE MOLTEN SALT REACTOR EXPERIMENT.","URL":"http://www.osti.gov/servlets/purl/4074869/","author":[{"family":"Shaffer","given":"J.H."}],"accessed":{"date-parts":[["2021",8,2]]},"issued":{"date-parts":[["1971",1,1]]}}},{"id":75,"uris":["http://zotero.org/users/8315333/items/BBCGURWR",["http://zotero.org/users/8315333/items/BBCGURWR"]],"itemData":{"id":75,"type":"thesis","abstract":"The concept of a high temperature nuclear reactor cooled by molten salt has existed for\nnearly sixty years. Conceived at Oak Ridge National Laboratory (ORNL), the idea reached\nits zenith in 1965 with the successful operation of the Molten Salt Reactor Experiment\n(MSRE), a fluid-fueled nuclear reactor. Following the success of the MSRE, extensive plans\nwere made for a pilot molten salt breeder reactor (MSBR) to compete with the in-progress\nliquid metal breeder fast reactor program. However, funding was terminated before the\nMSBR concept could truly take hold. Upon the MSBR’s cancellation, years of work produced\nduring the MSRE were meticulously stored, waiting for a new interest.\nThe increasing demand for carbon free and affordable electricity has pushed high temper ature reactors towards the forefront of nuclear energy. Out of all the proposed high temper ature reactors, the molten salt reactor is one of the most promising. One class of molten salt\nreactor, the Fluoride High-temperature salt cooled Reactor (FHR), has attracted consider able attention from both universities and national labs. However, the FHR faces rudimentary\nmaterials and engineering challenges. These difficulties are exasperated by the vacuum of\nmolten salt expertise left fifty years after the MSRE. Useful facilities and experiments have\nlong since been decommissioned while those who are in the know have retired or passed away.\nThe basic engineering established at ORNL must be replicated in order to answer questions\nposed by the FHR.\nBefore work can begin, a batch scale purification system capable of providing high grade\nmolten salts for testing must be constructed. Two salt purification devices were built at the\nUniversity of Wisconsin for this purpose, a large scale purifier, and a small scale purifier.\nEach purifier was designed to hydrofluorinate LiF-BeF2, or flibe, to rid it of impurities\nand reduce its corrosion potential. Over 100 kg of salt was purified. To safely perform\npurification, a health monitoring program was put in place to prevent the development of\nacute or chronic beryllium disease–an allergic reaction to beryllium and beryllium containing\nmaterials–in employees.\nAlthough hydrofluorination is well documented to produce pure fluoride salt mixtures,\nknowing the salt composition is also vital to assess materials problems. Inductively coupled\nplasma measurements and neutron activation analysis have been used to determine compo sition and metallic impurities. A redox probe, capable of measuring the redox potential of\nberyllium fluoride containing salts without dissolved uranium fluoride, has been employed to\nmeasure the redox potential of flibe in various chemical conditions for the first time. These\nredox measurements have been superimposed with metal impurities measurements found by\nneutron activation analysis.\nLastly, reductions of flibe with beryllium metal have been investigated using the redox\nprobe. Over reductions have been performed, which have shown to decrease redox potential\nwhile seemingly creating a beryllium-beryllium halide system. Speculation on the lowest\nadvisable redox potential to prevent miscible beryllium are included along with suggestions\nii\nfor future work.\nDespite the hurdles presented by the innate chemical hazards of flibe, significant progress\nin understanding flibe without uranium has been made, which is directly applicable to FHR\ncommercialization. The largest batches of flibe in the past 50 years have been purified. The\nquality of the flibe has been assessed by multiple metrics. A suggested redox potential for\nfuture corrosion tests is defined. Simultaneously, the contents of this thesis can also serve\nas a introductory guide to convey the fundamentals of chemistry, engineering, and safety\nrequired to work with flibe","call-number":"3706622","event-place":"Madison, Wisconsin","genre":"Dissertation","language":"English","number-of-pages":"284","publisher":"UNIVERSITY OF WISCONSIN-MADISON","publisher-place":"Madison, Wisconsin","title":"Purification and Chemical Control of Molten Li2BeF4 for a Fluoride Salt Cooled Reactor","URL":"https://www-proquest-com.srv-proxy1.library.tamu.edu/docview/1695870273","author":[{"family":"Kelleher","given":"Brian C."}],"issued":{"date-parts":[["2015",5,29]]}}}],"schema":"https://github.com/citation-style-language/schema/raw/master/csl-citation.json"} </w:instrText>
      </w:r>
      <w:r w:rsidR="00AB03B2" w:rsidRPr="00BD0B06">
        <w:rPr>
          <w:rFonts w:cstheme="minorHAnsi"/>
        </w:rPr>
        <w:fldChar w:fldCharType="separate"/>
      </w:r>
      <w:r w:rsidR="004271E6" w:rsidRPr="004271E6">
        <w:rPr>
          <w:rFonts w:ascii="Calibri" w:hAnsi="Calibri" w:cs="Calibri"/>
        </w:rPr>
        <w:t>[16], [21], [29]</w:t>
      </w:r>
      <w:r w:rsidR="00AB03B2" w:rsidRPr="00BD0B06">
        <w:rPr>
          <w:rFonts w:cstheme="minorHAnsi"/>
        </w:rPr>
        <w:fldChar w:fldCharType="end"/>
      </w:r>
      <w:r w:rsidRPr="00BD0B06">
        <w:rPr>
          <w:rFonts w:cstheme="minorHAnsi"/>
        </w:rPr>
        <w:t xml:space="preserve">. </w:t>
      </w:r>
      <w:r w:rsidR="00D473F6" w:rsidRPr="00BD0B06">
        <w:rPr>
          <w:rFonts w:cstheme="minorHAnsi"/>
          <w:color w:val="FF0000"/>
        </w:rPr>
        <w:t xml:space="preserve">Cr </w:t>
      </w:r>
      <w:proofErr w:type="gramStart"/>
      <w:r w:rsidR="00D473F6" w:rsidRPr="00BD0B06">
        <w:rPr>
          <w:rFonts w:cstheme="minorHAnsi"/>
          <w:color w:val="FF0000"/>
        </w:rPr>
        <w:t>in particular will</w:t>
      </w:r>
      <w:proofErr w:type="gramEnd"/>
      <w:r w:rsidR="00D473F6" w:rsidRPr="00BD0B06">
        <w:rPr>
          <w:rFonts w:cstheme="minorHAnsi"/>
          <w:color w:val="FF0000"/>
        </w:rPr>
        <w:t xml:space="preserve"> not reduce out through just hydrogen sparging</w:t>
      </w:r>
      <w:r w:rsidR="00AF3B7D" w:rsidRPr="00BD0B06">
        <w:rPr>
          <w:rFonts w:cstheme="minorHAnsi"/>
          <w:color w:val="FF0000"/>
        </w:rPr>
        <w:t xml:space="preserve">. </w:t>
      </w:r>
      <w:r w:rsidRPr="00BD0B06">
        <w:rPr>
          <w:rFonts w:cstheme="minorHAnsi"/>
        </w:rPr>
        <w:t>This is best done in combination with H</w:t>
      </w:r>
      <w:r w:rsidRPr="00BD0B06">
        <w:rPr>
          <w:rFonts w:cstheme="minorHAnsi"/>
          <w:vertAlign w:val="subscript"/>
        </w:rPr>
        <w:t>2</w:t>
      </w:r>
      <w:r w:rsidRPr="00BD0B06">
        <w:rPr>
          <w:rFonts w:cstheme="minorHAnsi"/>
        </w:rPr>
        <w:t xml:space="preserve"> sparging since the flow of gas through the salt will have a mixing effect. This method also has the adverse effect of adding contaminants to the salt. This is less of an issue for FLiBe since adding Be metal will just create more BF</w:t>
      </w:r>
      <w:r w:rsidRPr="00BD0B06">
        <w:rPr>
          <w:rFonts w:cstheme="minorHAnsi"/>
          <w:vertAlign w:val="subscript"/>
        </w:rPr>
        <w:t>2</w:t>
      </w:r>
      <w:r w:rsidRPr="00BD0B06">
        <w:rPr>
          <w:rFonts w:cstheme="minorHAnsi"/>
        </w:rPr>
        <w:t xml:space="preserve"> for the solution, however the change in concentration still needs to be considered. The reduced metal can be left to settle to the bottom of the molten salt mix and be decanted off or left in suspension and filtered off.</w:t>
      </w:r>
    </w:p>
    <w:p w14:paraId="7A676522" w14:textId="6F124DA4" w:rsidR="002D6D76" w:rsidRPr="00BD0B06" w:rsidRDefault="007441AA" w:rsidP="00923D35">
      <w:pPr>
        <w:pStyle w:val="Heading3"/>
        <w:rPr>
          <w:rFonts w:asciiTheme="minorHAnsi" w:hAnsiTheme="minorHAnsi" w:cstheme="minorHAnsi"/>
        </w:rPr>
      </w:pPr>
      <w:bookmarkStart w:id="104" w:name="_Toc92120926"/>
      <w:r w:rsidRPr="00BD0B06">
        <w:rPr>
          <w:rFonts w:asciiTheme="minorHAnsi" w:hAnsiTheme="minorHAnsi" w:cstheme="minorHAnsi"/>
        </w:rPr>
        <w:t>5</w:t>
      </w:r>
      <w:r w:rsidR="002D6D76" w:rsidRPr="00BD0B06">
        <w:rPr>
          <w:rFonts w:asciiTheme="minorHAnsi" w:hAnsiTheme="minorHAnsi" w:cstheme="minorHAnsi"/>
        </w:rPr>
        <w:t>.3 Filtration</w:t>
      </w:r>
      <w:bookmarkEnd w:id="104"/>
    </w:p>
    <w:p w14:paraId="077975A5" w14:textId="005C1DF3" w:rsidR="002D6D76" w:rsidRPr="00284BEE" w:rsidRDefault="002D6D76" w:rsidP="002D6D76">
      <w:pPr>
        <w:rPr>
          <w:rFonts w:cstheme="minorHAnsi"/>
        </w:rPr>
      </w:pPr>
      <w:r w:rsidRPr="00BD0B06">
        <w:rPr>
          <w:rFonts w:cstheme="minorHAnsi"/>
        </w:rPr>
        <w:t xml:space="preserve">As stated previously the need to wait for reduced metals to settle to the bottom of the molten salt mix can be avoided through filtration during hot transfer. This was the method used by the MSRE </w:t>
      </w:r>
      <w:r w:rsidR="00AB03B2" w:rsidRPr="00BD0B06">
        <w:rPr>
          <w:rFonts w:cstheme="minorHAnsi"/>
        </w:rPr>
        <w:fldChar w:fldCharType="begin"/>
      </w:r>
      <w:r w:rsidR="00AF4E58">
        <w:rPr>
          <w:rFonts w:cstheme="minorHAnsi"/>
        </w:rPr>
        <w:instrText xml:space="preserve"> ADDIN ZOTERO_ITEM CSL_CITATION {"citationID":"h1jX8dMz","properties":{"formattedCitation":"[21]","plainCitation":"[21]","noteIndex":0},"citationItems":[{"id":63,"uris":["http://zotero.org/users/8315333/items/3YKKNXS2",["http://zotero.org/users/8315333/items/3YKKNXS2"]],"itemData":{"id":63,"type":"report","abstract":"A molten mixture of LiF, BeF2, ZrF,, and UF, served as the circulating fuel for the Molten-Salt Reactor Experiment. Its secondary coolant for transferring heat to an air-cooled radiator was a molten mixture of LiF and ReF2. A third mixture that was chemically identical to the coolant mixture was used in place of the fuel for prenuclear operations and subsequently to flush the reactor core after a fuel drain. Approximately 26,000 lb of these fused fluoride mixtures were prepared from component fluoride salts and loaded into the reactor facility by ORNE’s Reactor Chemistry Division. Techniques for handling molten fluorides and their production process for attaining high chemical purity were developed and applied simultaneously with the development of the molten-salt nuclear reactor concept. The plans and operations which were a part of the fueling of the MSRE are described.","language":"en","note":"DOI: 10.2172/4074869","number":"ORNL--4616, 4074869","page":"ORNL--4616, 4074869","source":"DOI.org (Crossref)","title":"PREPARATION AND HANDLING OF SALT MIXTURES FOR THE MOLTEN SALT REACTOR EXPERIMENT.","URL":"http://www.osti.gov/servlets/purl/4074869/","author":[{"family":"Shaffer","given":"J.H."}],"accessed":{"date-parts":[["2021",8,2]]},"issued":{"date-parts":[["1971",1,1]]}}}],"schema":"https://github.com/citation-style-language/schema/raw/master/csl-citation.json"} </w:instrText>
      </w:r>
      <w:r w:rsidR="00AB03B2" w:rsidRPr="00BD0B06">
        <w:rPr>
          <w:rFonts w:cstheme="minorHAnsi"/>
        </w:rPr>
        <w:fldChar w:fldCharType="separate"/>
      </w:r>
      <w:r w:rsidR="00B835BA" w:rsidRPr="00B835BA">
        <w:rPr>
          <w:rFonts w:ascii="Calibri" w:hAnsi="Calibri" w:cs="Calibri"/>
        </w:rPr>
        <w:t>[21]</w:t>
      </w:r>
      <w:r w:rsidR="00AB03B2" w:rsidRPr="00BD0B06">
        <w:rPr>
          <w:rFonts w:cstheme="minorHAnsi"/>
        </w:rPr>
        <w:fldChar w:fldCharType="end"/>
      </w:r>
      <w:r w:rsidRPr="00BD0B06">
        <w:rPr>
          <w:rFonts w:cstheme="minorHAnsi"/>
        </w:rPr>
        <w:t xml:space="preserve"> and Kelleher et all </w:t>
      </w:r>
      <w:r w:rsidR="00AB03B2" w:rsidRPr="00BD0B06">
        <w:rPr>
          <w:rFonts w:cstheme="minorHAnsi"/>
        </w:rPr>
        <w:fldChar w:fldCharType="begin"/>
      </w:r>
      <w:r w:rsidR="00AF4E58">
        <w:rPr>
          <w:rFonts w:cstheme="minorHAnsi"/>
        </w:rPr>
        <w:instrText xml:space="preserve"> ADDIN ZOTERO_ITEM CSL_CITATION {"citationID":"C3WlRtRR","properties":{"formattedCitation":"[16], [29]","plainCitation":"[16], [29]","noteIndex":0},"citationItems":[{"id":34,"uris":["http://zotero.org/users/8315333/items/I2BU5DL3",["http://zotero.org/users/8315333/items/I2BU5DL3"]],"itemData":{"id":34,"type":"article-journal","abstract":"Li 2 BeF 4 , or flibe, is the primary candidate coolant for the fluoride-salt-cooled high-temperature nuclear reactor (FHR). Kilogram quantities of pure flibe are required for repeatable corrosion tests of modern reactor materials. This paper details fluoride salt purification by the hydrofluorination–hydrogen process, which was used to regenerate 57.4 kg of flibe originating from the secondary loop of the molten salt reactor experiment (MSRE) at Oak Ridge National Laboratory (ORNL). Additionally, it expounds upon necessary handling precautions required to produce high-quality flibe and includes technological advancements which ease the purification and analysis process. Flibe batches produced at the University of Wisconsin are the largest since the MSRE program, enabling new corrosion, radiation, and thermal hydraulic testing around the United States.","container-title":"Journal of Nuclear Engineering and Radiation Science","DOI":"10.1115/1.4030963","ISSN":"2332-8983, 2332-8975","issue":"4","language":"en","page":"041010","source":"DOI.org (Crossref)","title":"Batch-Scale Hydrofluorination of Li27BeF4 to Support Molten Salt Reactor Development","volume":"1","author":[{"family":"Kelleher","given":"Brian C."},{"family":"Dolan","given":"Kieran P."},{"family":"Brooks","given":"Paul"},{"family":"Anderson","given":"Mark H."},{"family":"Sridharan","given":"Kumar"}],"issued":{"date-parts":[["2015",10,1]]}}},{"id":75,"uris":["http://zotero.org/users/8315333/items/BBCGURWR",["http://zotero.org/users/8315333/items/BBCGURWR"]],"itemData":{"id":75,"type":"thesis","abstract":"The concept of a high temperature nuclear reactor cooled by molten salt has existed for\nnearly sixty years. Conceived at Oak Ridge National Laboratory (ORNL), the idea reached\nits zenith in 1965 with the successful operation of the Molten Salt Reactor Experiment\n(MSRE), a fluid-fueled nuclear reactor. Following the success of the MSRE, extensive plans\nwere made for a pilot molten salt breeder reactor (MSBR) to compete with the in-progress\nliquid metal breeder fast reactor program. However, funding was terminated before the\nMSBR concept could truly take hold. Upon the MSBR’s cancellation, years of work produced\nduring the MSRE were meticulously stored, waiting for a new interest.\nThe increasing demand for carbon free and affordable electricity has pushed high temper ature reactors towards the forefront of nuclear energy. Out of all the proposed high temper ature reactors, the molten salt reactor is one of the most promising. One class of molten salt\nreactor, the Fluoride High-temperature salt cooled Reactor (FHR), has attracted consider able attention from both universities and national labs. However, the FHR faces rudimentary\nmaterials and engineering challenges. These difficulties are exasperated by the vacuum of\nmolten salt expertise left fifty years after the MSRE. Useful facilities and experiments have\nlong since been decommissioned while those who are in the know have retired or passed away.\nThe basic engineering established at ORNL must be replicated in order to answer questions\nposed by the FHR.\nBefore work can begin, a batch scale purification system capable of providing high grade\nmolten salts for testing must be constructed. Two salt purification devices were built at the\nUniversity of Wisconsin for this purpose, a large scale purifier, and a small scale purifier.\nEach purifier was designed to hydrofluorinate LiF-BeF2, or flibe, to rid it of impurities\nand reduce its corrosion potential. Over 100 kg of salt was purified. To safely perform\npurification, a health monitoring program was put in place to prevent the development of\nacute or chronic beryllium disease–an allergic reaction to beryllium and beryllium containing\nmaterials–in employees.\nAlthough hydrofluorination is well documented to produce pure fluoride salt mixtures,\nknowing the salt composition is also vital to assess materials problems. Inductively coupled\nplasma measurements and neutron activation analysis have been used to determine compo sition and metallic impurities. A redox probe, capable of measuring the redox potential of\nberyllium fluoride containing salts without dissolved uranium fluoride, has been employed to\nmeasure the redox potential of flibe in various chemical conditions for the first time. These\nredox measurements have been superimposed with metal impurities measurements found by\nneutron activation analysis.\nLastly, reductions of flibe with beryllium metal have been investigated using the redox\nprobe. Over reductions have been performed, which have shown to decrease redox potential\nwhile seemingly creating a beryllium-beryllium halide system. Speculation on the lowest\nadvisable redox potential to prevent miscible beryllium are included along with suggestions\nii\nfor future work.\nDespite the hurdles presented by the innate chemical hazards of flibe, significant progress\nin understanding flibe without uranium has been made, which is directly applicable to FHR\ncommercialization. The largest batches of flibe in the past 50 years have been purified. The\nquality of the flibe has been assessed by multiple metrics. A suggested redox potential for\nfuture corrosion tests is defined. Simultaneously, the contents of this thesis can also serve\nas a introductory guide to convey the fundamentals of chemistry, engineering, and safety\nrequired to work with flibe","call-number":"3706622","event-place":"Madison, Wisconsin","genre":"Dissertation","language":"English","number-of-pages":"284","publisher":"UNIVERSITY OF WISCONSIN-MADISON","publisher-place":"Madison, Wisconsin","title":"Purification and Chemical Control of Molten Li2BeF4 for a Fluoride Salt Cooled Reactor","URL":"https://www-proquest-com.srv-proxy1.library.tamu.edu/docview/1695870273","author":[{"family":"Kelleher","given":"Brian C."}],"issued":{"date-parts":[["2015",5,29]]}}}],"schema":"https://github.com/citation-style-language/schema/raw/master/csl-citation.json"} </w:instrText>
      </w:r>
      <w:r w:rsidR="00AB03B2" w:rsidRPr="00BD0B06">
        <w:rPr>
          <w:rFonts w:cstheme="minorHAnsi"/>
        </w:rPr>
        <w:fldChar w:fldCharType="separate"/>
      </w:r>
      <w:r w:rsidR="004271E6" w:rsidRPr="004271E6">
        <w:rPr>
          <w:rFonts w:ascii="Calibri" w:hAnsi="Calibri" w:cs="Calibri"/>
        </w:rPr>
        <w:t>[16], [29]</w:t>
      </w:r>
      <w:r w:rsidR="00AB03B2" w:rsidRPr="00BD0B06">
        <w:rPr>
          <w:rFonts w:cstheme="minorHAnsi"/>
        </w:rPr>
        <w:fldChar w:fldCharType="end"/>
      </w:r>
      <w:r w:rsidRPr="00BD0B06">
        <w:rPr>
          <w:rFonts w:cstheme="minorHAnsi"/>
        </w:rPr>
        <w:t xml:space="preserve">. This method is more effective at removing reduced structural metal particulates from the salt mix than decanting; however, it does come with one major issue: clogging. The small pore size necessary to remove metal particulates and high freezing point of the salts makes clogging a hard issue to avoid. This was a frequent and persistent issue for both the MSRE </w:t>
      </w:r>
      <w:r w:rsidR="00AF1B19" w:rsidRPr="00BD0B06">
        <w:rPr>
          <w:rFonts w:cstheme="minorHAnsi"/>
        </w:rPr>
        <w:fldChar w:fldCharType="begin"/>
      </w:r>
      <w:r w:rsidR="00AF4E58">
        <w:rPr>
          <w:rFonts w:cstheme="minorHAnsi"/>
        </w:rPr>
        <w:instrText xml:space="preserve"> ADDIN ZOTERO_ITEM CSL_CITATION {"citationID":"fUtJUQ2v","properties":{"formattedCitation":"[21]","plainCitation":"[21]","noteIndex":0},"citationItems":[{"id":63,"uris":["http://zotero.org/users/8315333/items/3YKKNXS2",["http://zotero.org/users/8315333/items/3YKKNXS2"]],"itemData":{"id":63,"type":"report","abstract":"A molten mixture of LiF, BeF2, ZrF,, and UF, served as the circulating fuel for the Molten-Salt Reactor Experiment. Its secondary coolant for transferring heat to an air-cooled radiator was a molten mixture of LiF and ReF2. A third mixture that was chemically identical to the coolant mixture was used in place of the fuel for prenuclear operations and subsequently to flush the reactor core after a fuel drain. Approximately 26,000 lb of these fused fluoride mixtures were prepared from component fluoride salts and loaded into the reactor facility by ORNE’s Reactor Chemistry Division. Techniques for handling molten fluorides and their production process for attaining high chemical purity were developed and applied simultaneously with the development of the molten-salt nuclear reactor concept. The plans and operations which were a part of the fueling of the MSRE are described.","language":"en","note":"DOI: 10.2172/4074869","number":"ORNL--4616, 4074869","page":"ORNL--4616, 4074869","source":"DOI.org (Crossref)","title":"PREPARATION AND HANDLING OF SALT MIXTURES FOR THE MOLTEN SALT REACTOR EXPERIMENT.","URL":"http://www.osti.gov/servlets/purl/4074869/","author":[{"family":"Shaffer","given":"J.H."}],"accessed":{"date-parts":[["2021",8,2]]},"issued":{"date-parts":[["1971",1,1]]}}}],"schema":"https://github.com/citation-style-language/schema/raw/master/csl-citation.json"} </w:instrText>
      </w:r>
      <w:r w:rsidR="00AF1B19" w:rsidRPr="00BD0B06">
        <w:rPr>
          <w:rFonts w:cstheme="minorHAnsi"/>
        </w:rPr>
        <w:fldChar w:fldCharType="separate"/>
      </w:r>
      <w:r w:rsidR="00B835BA" w:rsidRPr="00B835BA">
        <w:rPr>
          <w:rFonts w:ascii="Calibri" w:hAnsi="Calibri" w:cs="Calibri"/>
        </w:rPr>
        <w:t>[21]</w:t>
      </w:r>
      <w:r w:rsidR="00AF1B19" w:rsidRPr="00BD0B06">
        <w:rPr>
          <w:rFonts w:cstheme="minorHAnsi"/>
        </w:rPr>
        <w:fldChar w:fldCharType="end"/>
      </w:r>
      <w:r w:rsidRPr="00BD0B06">
        <w:rPr>
          <w:rFonts w:cstheme="minorHAnsi"/>
        </w:rPr>
        <w:t xml:space="preserve"> and Kelleher et all</w:t>
      </w:r>
      <w:r w:rsidR="00AF1B19" w:rsidRPr="00BD0B06">
        <w:rPr>
          <w:rFonts w:cstheme="minorHAnsi"/>
        </w:rPr>
        <w:t xml:space="preserve"> </w:t>
      </w:r>
      <w:r w:rsidR="00AF1B19" w:rsidRPr="00BD0B06">
        <w:rPr>
          <w:rFonts w:cstheme="minorHAnsi"/>
        </w:rPr>
        <w:fldChar w:fldCharType="begin"/>
      </w:r>
      <w:r w:rsidR="00AF4E58">
        <w:rPr>
          <w:rFonts w:cstheme="minorHAnsi"/>
        </w:rPr>
        <w:instrText xml:space="preserve"> ADDIN ZOTERO_ITEM CSL_CITATION {"citationID":"xNfwLnXj","properties":{"formattedCitation":"[16], [29]","plainCitation":"[16], [29]","noteIndex":0},"citationItems":[{"id":34,"uris":["http://zotero.org/users/8315333/items/I2BU5DL3",["http://zotero.org/users/8315333/items/I2BU5DL3"]],"itemData":{"id":34,"type":"article-journal","abstract":"Li 2 BeF 4 , or flibe, is the primary candidate coolant for the fluoride-salt-cooled high-temperature nuclear reactor (FHR). Kilogram quantities of pure flibe are required for repeatable corrosion tests of modern reactor materials. This paper details fluoride salt purification by the hydrofluorination–hydrogen process, which was used to regenerate 57.4 kg of flibe originating from the secondary loop of the molten salt reactor experiment (MSRE) at Oak Ridge National Laboratory (ORNL). Additionally, it expounds upon necessary handling precautions required to produce high-quality flibe and includes technological advancements which ease the purification and analysis process. Flibe batches produced at the University of Wisconsin are the largest since the MSRE program, enabling new corrosion, radiation, and thermal hydraulic testing around the United States.","container-title":"Journal of Nuclear Engineering and Radiation Science","DOI":"10.1115/1.4030963","ISSN":"2332-8983, 2332-8975","issue":"4","language":"en","page":"041010","source":"DOI.org (Crossref)","title":"Batch-Scale Hydrofluorination of Li27BeF4 to Support Molten Salt Reactor Development","volume":"1","author":[{"family":"Kelleher","given":"Brian C."},{"family":"Dolan","given":"Kieran P."},{"family":"Brooks","given":"Paul"},{"family":"Anderson","given":"Mark H."},{"family":"Sridharan","given":"Kumar"}],"issued":{"date-parts":[["2015",10,1]]}}},{"id":75,"uris":["http://zotero.org/users/8315333/items/BBCGURWR",["http://zotero.org/users/8315333/items/BBCGURWR"]],"itemData":{"id":75,"type":"thesis","abstract":"The concept of a high temperature nuclear reactor cooled by molten salt has existed for\nnearly sixty years. Conceived at Oak Ridge National Laboratory (ORNL), the idea reached\nits zenith in 1965 with the successful operation of the Molten Salt Reactor Experiment\n(MSRE), a fluid-fueled nuclear reactor. Following the success of the MSRE, extensive plans\nwere made for a pilot molten salt breeder reactor (MSBR) to compete with the in-progress\nliquid metal breeder fast reactor program. However, funding was terminated before the\nMSBR concept could truly take hold. Upon the MSBR’s cancellation, years of work produced\nduring the MSRE were meticulously stored, waiting for a new interest.\nThe increasing demand for carbon free and affordable electricity has pushed high temper ature reactors towards the forefront of nuclear energy. Out of all the proposed high temper ature reactors, the molten salt reactor is one of the most promising. One class of molten salt\nreactor, the Fluoride High-temperature salt cooled Reactor (FHR), has attracted consider able attention from both universities and national labs. However, the FHR faces rudimentary\nmaterials and engineering challenges. These difficulties are exasperated by the vacuum of\nmolten salt expertise left fifty years after the MSRE. Useful facilities and experiments have\nlong since been decommissioned while those who are in the know have retired or passed away.\nThe basic engineering established at ORNL must be replicated in order to answer questions\nposed by the FHR.\nBefore work can begin, a batch scale purification system capable of providing high grade\nmolten salts for testing must be constructed. Two salt purification devices were built at the\nUniversity of Wisconsin for this purpose, a large scale purifier, and a small scale purifier.\nEach purifier was designed to hydrofluorinate LiF-BeF2, or flibe, to rid it of impurities\nand reduce its corrosion potential. Over 100 kg of salt was purified. To safely perform\npurification, a health monitoring program was put in place to prevent the development of\nacute or chronic beryllium disease–an allergic reaction to beryllium and beryllium containing\nmaterials–in employees.\nAlthough hydrofluorination is well documented to produce pure fluoride salt mixtures,\nknowing the salt composition is also vital to assess materials problems. Inductively coupled\nplasma measurements and neutron activation analysis have been used to determine compo sition and metallic impurities. A redox probe, capable of measuring the redox potential of\nberyllium fluoride containing salts without dissolved uranium fluoride, has been employed to\nmeasure the redox potential of flibe in various chemical conditions for the first time. These\nredox measurements have been superimposed with metal impurities measurements found by\nneutron activation analysis.\nLastly, reductions of flibe with beryllium metal have been investigated using the redox\nprobe. Over reductions have been performed, which have shown to decrease redox potential\nwhile seemingly creating a beryllium-beryllium halide system. Speculation on the lowest\nadvisable redox potential to prevent miscible beryllium are included along with suggestions\nii\nfor future work.\nDespite the hurdles presented by the innate chemical hazards of flibe, significant progress\nin understanding flibe without uranium has been made, which is directly applicable to FHR\ncommercialization. The largest batches of flibe in the past 50 years have been purified. The\nquality of the flibe has been assessed by multiple metrics. A suggested redox potential for\nfuture corrosion tests is defined. Simultaneously, the contents of this thesis can also serve\nas a introductory guide to convey the fundamentals of chemistry, engineering, and safety\nrequired to work with flibe","call-number":"3706622","event-place":"Madison, Wisconsin","genre":"Dissertation","language":"English","number-of-pages":"284","publisher":"UNIVERSITY OF WISCONSIN-MADISON","publisher-place":"Madison, Wisconsin","title":"Purification and Chemical Control of Molten Li2BeF4 for a Fluoride Salt Cooled Reactor","URL":"https://www-proquest-com.srv-proxy1.library.tamu.edu/docview/1695870273","author":[{"family":"Kelleher","given":"Brian C."}],"issued":{"date-parts":[["2015",5,29]]}}}],"schema":"https://github.com/citation-style-language/schema/raw/master/csl-citation.json"} </w:instrText>
      </w:r>
      <w:r w:rsidR="00AF1B19" w:rsidRPr="00BD0B06">
        <w:rPr>
          <w:rFonts w:cstheme="minorHAnsi"/>
        </w:rPr>
        <w:fldChar w:fldCharType="separate"/>
      </w:r>
      <w:r w:rsidR="004271E6" w:rsidRPr="004271E6">
        <w:rPr>
          <w:rFonts w:ascii="Calibri" w:hAnsi="Calibri" w:cs="Calibri"/>
        </w:rPr>
        <w:t>[16], [29]</w:t>
      </w:r>
      <w:r w:rsidR="00AF1B19" w:rsidRPr="00BD0B06">
        <w:rPr>
          <w:rFonts w:cstheme="minorHAnsi"/>
        </w:rPr>
        <w:fldChar w:fldCharType="end"/>
      </w:r>
      <w:r w:rsidRPr="00BD0B06">
        <w:rPr>
          <w:rFonts w:cstheme="minorHAnsi"/>
        </w:rPr>
        <w:t xml:space="preserve">. Because of this heat trace and maximizing filter surface area are both necessary additions. Woven mesh filters are also preferable over sintered filters. </w:t>
      </w:r>
      <w:r w:rsidR="00284BEE">
        <w:rPr>
          <w:rFonts w:cstheme="minorHAnsi"/>
        </w:rPr>
        <w:br w:type="page"/>
      </w:r>
    </w:p>
    <w:p w14:paraId="3E5B4A69" w14:textId="5238CA92" w:rsidR="00B53828" w:rsidRPr="00BD0B06" w:rsidRDefault="007441AA" w:rsidP="00923D35">
      <w:pPr>
        <w:pStyle w:val="Heading2"/>
        <w:rPr>
          <w:rFonts w:asciiTheme="minorHAnsi" w:hAnsiTheme="minorHAnsi" w:cstheme="minorHAnsi"/>
        </w:rPr>
      </w:pPr>
      <w:bookmarkStart w:id="105" w:name="_Toc92120927"/>
      <w:bookmarkEnd w:id="101"/>
      <w:r w:rsidRPr="00BD0B06">
        <w:rPr>
          <w:rFonts w:asciiTheme="minorHAnsi" w:hAnsiTheme="minorHAnsi" w:cstheme="minorHAnsi"/>
        </w:rPr>
        <w:lastRenderedPageBreak/>
        <w:t>6</w:t>
      </w:r>
      <w:r w:rsidR="001749CB" w:rsidRPr="00BD0B06">
        <w:rPr>
          <w:rFonts w:asciiTheme="minorHAnsi" w:hAnsiTheme="minorHAnsi" w:cstheme="minorHAnsi"/>
        </w:rPr>
        <w:t>. Corrosion in Structural M</w:t>
      </w:r>
      <w:r w:rsidR="00151240" w:rsidRPr="00BD0B06">
        <w:rPr>
          <w:rFonts w:asciiTheme="minorHAnsi" w:hAnsiTheme="minorHAnsi" w:cstheme="minorHAnsi"/>
        </w:rPr>
        <w:t>aterials</w:t>
      </w:r>
      <w:bookmarkEnd w:id="105"/>
    </w:p>
    <w:p w14:paraId="11A91455" w14:textId="493B1639" w:rsidR="00590428" w:rsidRPr="00BD0B06" w:rsidRDefault="000521D1" w:rsidP="002D6D76">
      <w:pPr>
        <w:rPr>
          <w:rFonts w:cstheme="minorHAnsi"/>
        </w:rPr>
      </w:pPr>
      <w:r w:rsidRPr="00BD0B06">
        <w:rPr>
          <w:rFonts w:cstheme="minorHAnsi"/>
        </w:rPr>
        <w:t xml:space="preserve">The highly corrosive </w:t>
      </w:r>
      <w:r w:rsidR="005A72AE" w:rsidRPr="00BD0B06">
        <w:rPr>
          <w:rFonts w:cstheme="minorHAnsi"/>
        </w:rPr>
        <w:t xml:space="preserve">properties of both the </w:t>
      </w:r>
      <w:proofErr w:type="spellStart"/>
      <w:r w:rsidR="005A72AE" w:rsidRPr="00BD0B06">
        <w:rPr>
          <w:rFonts w:cstheme="minorHAnsi"/>
        </w:rPr>
        <w:t>hydrofluorinating</w:t>
      </w:r>
      <w:proofErr w:type="spellEnd"/>
      <w:r w:rsidR="005A72AE" w:rsidRPr="00BD0B06">
        <w:rPr>
          <w:rFonts w:cstheme="minorHAnsi"/>
        </w:rPr>
        <w:t xml:space="preserve"> </w:t>
      </w:r>
      <w:r w:rsidR="00590428" w:rsidRPr="00BD0B06">
        <w:rPr>
          <w:rFonts w:cstheme="minorHAnsi"/>
        </w:rPr>
        <w:t>re</w:t>
      </w:r>
      <w:r w:rsidR="005A72AE" w:rsidRPr="00BD0B06">
        <w:rPr>
          <w:rFonts w:cstheme="minorHAnsi"/>
        </w:rPr>
        <w:t>agents</w:t>
      </w:r>
      <w:r w:rsidR="00A07DE9" w:rsidRPr="00BD0B06">
        <w:rPr>
          <w:rFonts w:cstheme="minorHAnsi"/>
        </w:rPr>
        <w:t xml:space="preserve"> and the molten salt itself </w:t>
      </w:r>
      <w:proofErr w:type="gramStart"/>
      <w:r w:rsidR="00F61784" w:rsidRPr="00BD0B06">
        <w:rPr>
          <w:rFonts w:cstheme="minorHAnsi"/>
        </w:rPr>
        <w:t>require</w:t>
      </w:r>
      <w:r w:rsidR="000F2172" w:rsidRPr="00BD0B06">
        <w:rPr>
          <w:rFonts w:cstheme="minorHAnsi"/>
        </w:rPr>
        <w:t>s</w:t>
      </w:r>
      <w:proofErr w:type="gramEnd"/>
      <w:r w:rsidR="00F61784" w:rsidRPr="00BD0B06">
        <w:rPr>
          <w:rFonts w:cstheme="minorHAnsi"/>
        </w:rPr>
        <w:t xml:space="preserve"> a balance bet</w:t>
      </w:r>
      <w:r w:rsidR="000F2172" w:rsidRPr="00BD0B06">
        <w:rPr>
          <w:rFonts w:cstheme="minorHAnsi"/>
        </w:rPr>
        <w:t xml:space="preserve">ween </w:t>
      </w:r>
      <w:r w:rsidR="002D1CFC" w:rsidRPr="00BD0B06">
        <w:rPr>
          <w:rFonts w:cstheme="minorHAnsi"/>
        </w:rPr>
        <w:t xml:space="preserve">process safety and cost management. High nickel </w:t>
      </w:r>
      <w:r w:rsidR="00E2598A" w:rsidRPr="00BD0B06">
        <w:rPr>
          <w:rFonts w:cstheme="minorHAnsi"/>
        </w:rPr>
        <w:t>alloys</w:t>
      </w:r>
      <w:r w:rsidR="002D1CFC" w:rsidRPr="00BD0B06">
        <w:rPr>
          <w:rFonts w:cstheme="minorHAnsi"/>
        </w:rPr>
        <w:t xml:space="preserve"> are</w:t>
      </w:r>
      <w:r w:rsidR="003D1211" w:rsidRPr="00BD0B06">
        <w:rPr>
          <w:rFonts w:cstheme="minorHAnsi"/>
        </w:rPr>
        <w:t xml:space="preserve"> far more resistant to corrosion by both than stainless steels</w:t>
      </w:r>
      <w:r w:rsidR="00CC5B77" w:rsidRPr="00BD0B06">
        <w:rPr>
          <w:rFonts w:cstheme="minorHAnsi"/>
        </w:rPr>
        <w:t>; however, they are</w:t>
      </w:r>
      <w:r w:rsidR="004360C1" w:rsidRPr="00BD0B06">
        <w:rPr>
          <w:rFonts w:cstheme="minorHAnsi"/>
        </w:rPr>
        <w:t xml:space="preserve"> also far more expensive</w:t>
      </w:r>
      <w:r w:rsidR="00312E5A" w:rsidRPr="00BD0B06">
        <w:rPr>
          <w:rFonts w:cstheme="minorHAnsi"/>
        </w:rPr>
        <w:t xml:space="preserve"> </w:t>
      </w:r>
      <w:r w:rsidR="00AF1B19" w:rsidRPr="00BD0B06">
        <w:rPr>
          <w:rFonts w:cstheme="minorHAnsi"/>
        </w:rPr>
        <w:fldChar w:fldCharType="begin"/>
      </w:r>
      <w:r w:rsidR="00E97942">
        <w:rPr>
          <w:rFonts w:cstheme="minorHAnsi"/>
        </w:rPr>
        <w:instrText xml:space="preserve"> ADDIN ZOTERO_ITEM CSL_CITATION {"citationID":"HUHIfNnm","properties":{"formattedCitation":"[49]","plainCitation":"[49]","noteIndex":0},"citationItems":[{"id":80,"uris":["http://zotero.org/users/8315333/items/MT2GHM2P",["http://zotero.org/users/8315333/items/MT2GHM2P"]],"itemData":{"id":80,"type":"software","medium":"New York Mercantile Commodity Exchange &amp;  London Metal Exchange","title":"Daily Metal Prices","URL":"https://www.dailymetalprice.com/"}}],"schema":"https://github.com/citation-style-language/schema/raw/master/csl-citation.json"} </w:instrText>
      </w:r>
      <w:r w:rsidR="00AF1B19" w:rsidRPr="00BD0B06">
        <w:rPr>
          <w:rFonts w:cstheme="minorHAnsi"/>
        </w:rPr>
        <w:fldChar w:fldCharType="separate"/>
      </w:r>
      <w:r w:rsidR="00E97942" w:rsidRPr="00E97942">
        <w:rPr>
          <w:rFonts w:ascii="Calibri" w:hAnsi="Calibri" w:cs="Calibri"/>
        </w:rPr>
        <w:t>[49]</w:t>
      </w:r>
      <w:r w:rsidR="00AF1B19" w:rsidRPr="00BD0B06">
        <w:rPr>
          <w:rFonts w:cstheme="minorHAnsi"/>
        </w:rPr>
        <w:fldChar w:fldCharType="end"/>
      </w:r>
      <w:r w:rsidR="000C71D7" w:rsidRPr="00BD0B06">
        <w:rPr>
          <w:rFonts w:cstheme="minorHAnsi"/>
        </w:rPr>
        <w:t xml:space="preserve">. </w:t>
      </w:r>
      <w:r w:rsidR="00D8765A" w:rsidRPr="00BD0B06">
        <w:rPr>
          <w:rFonts w:cstheme="minorHAnsi"/>
        </w:rPr>
        <w:t xml:space="preserve">This </w:t>
      </w:r>
      <w:r w:rsidR="00AB46C9" w:rsidRPr="00BD0B06">
        <w:rPr>
          <w:rFonts w:cstheme="minorHAnsi"/>
        </w:rPr>
        <w:t xml:space="preserve">means that for practical applications, an acceptable rate of corrosion </w:t>
      </w:r>
      <w:r w:rsidR="00E86265" w:rsidRPr="00BD0B06">
        <w:rPr>
          <w:rFonts w:cstheme="minorHAnsi"/>
        </w:rPr>
        <w:t xml:space="preserve">needs to be established. </w:t>
      </w:r>
    </w:p>
    <w:p w14:paraId="35FBB7F1" w14:textId="50B90E8E" w:rsidR="001749CB" w:rsidRPr="00BD0B06" w:rsidRDefault="007441AA" w:rsidP="00923D35">
      <w:pPr>
        <w:pStyle w:val="Heading3"/>
        <w:rPr>
          <w:rFonts w:asciiTheme="minorHAnsi" w:hAnsiTheme="minorHAnsi" w:cstheme="minorHAnsi"/>
        </w:rPr>
      </w:pPr>
      <w:bookmarkStart w:id="106" w:name="_Toc92120928"/>
      <w:r w:rsidRPr="00BD0B06">
        <w:rPr>
          <w:rFonts w:asciiTheme="minorHAnsi" w:hAnsiTheme="minorHAnsi" w:cstheme="minorHAnsi"/>
        </w:rPr>
        <w:t>6</w:t>
      </w:r>
      <w:r w:rsidR="00590428" w:rsidRPr="00BD0B06">
        <w:rPr>
          <w:rFonts w:asciiTheme="minorHAnsi" w:hAnsiTheme="minorHAnsi" w:cstheme="minorHAnsi"/>
        </w:rPr>
        <w:t xml:space="preserve">.1 Corrosion Due to </w:t>
      </w:r>
      <w:proofErr w:type="spellStart"/>
      <w:r w:rsidR="00590428" w:rsidRPr="00BD0B06">
        <w:rPr>
          <w:rFonts w:asciiTheme="minorHAnsi" w:hAnsiTheme="minorHAnsi" w:cstheme="minorHAnsi"/>
        </w:rPr>
        <w:t>Hydrofluorinating</w:t>
      </w:r>
      <w:proofErr w:type="spellEnd"/>
      <w:r w:rsidR="00590428" w:rsidRPr="00BD0B06">
        <w:rPr>
          <w:rFonts w:asciiTheme="minorHAnsi" w:hAnsiTheme="minorHAnsi" w:cstheme="minorHAnsi"/>
        </w:rPr>
        <w:t xml:space="preserve"> Reagents</w:t>
      </w:r>
      <w:bookmarkEnd w:id="106"/>
      <w:r w:rsidR="00CC5B77" w:rsidRPr="00BD0B06">
        <w:rPr>
          <w:rFonts w:asciiTheme="minorHAnsi" w:hAnsiTheme="minorHAnsi" w:cstheme="minorHAnsi"/>
        </w:rPr>
        <w:t xml:space="preserve"> </w:t>
      </w:r>
      <w:r w:rsidR="002D1CFC" w:rsidRPr="00BD0B06">
        <w:rPr>
          <w:rFonts w:asciiTheme="minorHAnsi" w:hAnsiTheme="minorHAnsi" w:cstheme="minorHAnsi"/>
        </w:rPr>
        <w:t xml:space="preserve">  </w:t>
      </w:r>
    </w:p>
    <w:p w14:paraId="041728B9" w14:textId="74D8792A" w:rsidR="00A12DF9" w:rsidRPr="00BD0B06" w:rsidRDefault="00790A24" w:rsidP="002D6D76">
      <w:pPr>
        <w:rPr>
          <w:rFonts w:cstheme="minorHAnsi"/>
        </w:rPr>
      </w:pPr>
      <w:r w:rsidRPr="00BD0B06">
        <w:rPr>
          <w:rFonts w:cstheme="minorHAnsi"/>
        </w:rPr>
        <w:t xml:space="preserve">The corrosion mechanism </w:t>
      </w:r>
      <w:r w:rsidR="00243A43" w:rsidRPr="00BD0B06">
        <w:rPr>
          <w:rFonts w:cstheme="minorHAnsi"/>
        </w:rPr>
        <w:t>of structural metals by HF is shown by Equation 12.</w:t>
      </w:r>
      <w:r w:rsidR="00AC78BD" w:rsidRPr="00BD0B06">
        <w:rPr>
          <w:rFonts w:cstheme="minorHAnsi"/>
        </w:rPr>
        <w:t xml:space="preserve"> Corrosion occurs by the fluorination of pure metals </w:t>
      </w:r>
      <w:r w:rsidR="00687785" w:rsidRPr="00BD0B06">
        <w:rPr>
          <w:rFonts w:cstheme="minorHAnsi"/>
        </w:rPr>
        <w:t>to metal fluorides, which can be more easily dissolved into the salt solution.</w:t>
      </w:r>
      <w:r w:rsidR="00243A43" w:rsidRPr="00BD0B06">
        <w:rPr>
          <w:rFonts w:cstheme="minorHAnsi"/>
        </w:rPr>
        <w:t xml:space="preserve"> </w:t>
      </w:r>
      <w:r w:rsidR="00283A12" w:rsidRPr="00BD0B06">
        <w:rPr>
          <w:rFonts w:cstheme="minorHAnsi"/>
        </w:rPr>
        <w:t>Both HF-H</w:t>
      </w:r>
      <w:r w:rsidR="00283A12" w:rsidRPr="00BD0B06">
        <w:rPr>
          <w:rFonts w:cstheme="minorHAnsi"/>
          <w:vertAlign w:val="subscript"/>
        </w:rPr>
        <w:t>2</w:t>
      </w:r>
      <w:r w:rsidR="00283A12" w:rsidRPr="00BD0B06">
        <w:rPr>
          <w:rFonts w:cstheme="minorHAnsi"/>
        </w:rPr>
        <w:t xml:space="preserve"> sparging and NH</w:t>
      </w:r>
      <w:r w:rsidR="00283A12" w:rsidRPr="00BD0B06">
        <w:rPr>
          <w:rFonts w:cstheme="minorHAnsi"/>
          <w:vertAlign w:val="subscript"/>
        </w:rPr>
        <w:t>4</w:t>
      </w:r>
      <w:r w:rsidR="00283A12" w:rsidRPr="00BD0B06">
        <w:rPr>
          <w:rFonts w:cstheme="minorHAnsi"/>
        </w:rPr>
        <w:t>HF</w:t>
      </w:r>
      <w:r w:rsidR="00283A12" w:rsidRPr="00BD0B06">
        <w:rPr>
          <w:rFonts w:cstheme="minorHAnsi"/>
          <w:vertAlign w:val="subscript"/>
        </w:rPr>
        <w:t>2</w:t>
      </w:r>
      <w:r w:rsidR="00283A12" w:rsidRPr="00BD0B06">
        <w:rPr>
          <w:rFonts w:cstheme="minorHAnsi"/>
        </w:rPr>
        <w:t xml:space="preserve"> ba</w:t>
      </w:r>
      <w:r w:rsidR="002F4B09" w:rsidRPr="00BD0B06">
        <w:rPr>
          <w:rFonts w:cstheme="minorHAnsi"/>
        </w:rPr>
        <w:t xml:space="preserve">king use HF as the primary </w:t>
      </w:r>
      <w:proofErr w:type="spellStart"/>
      <w:r w:rsidR="002F4B09" w:rsidRPr="00BD0B06">
        <w:rPr>
          <w:rFonts w:cstheme="minorHAnsi"/>
        </w:rPr>
        <w:t>hydrofluorinating</w:t>
      </w:r>
      <w:proofErr w:type="spellEnd"/>
      <w:r w:rsidR="002F4B09" w:rsidRPr="00BD0B06">
        <w:rPr>
          <w:rFonts w:cstheme="minorHAnsi"/>
        </w:rPr>
        <w:t xml:space="preserve"> agent</w:t>
      </w:r>
      <w:r w:rsidR="00942AA4" w:rsidRPr="00BD0B06">
        <w:rPr>
          <w:rFonts w:cstheme="minorHAnsi"/>
        </w:rPr>
        <w:t>.</w:t>
      </w:r>
      <w:r w:rsidR="001A2CD3" w:rsidRPr="00BD0B06">
        <w:rPr>
          <w:rFonts w:cstheme="minorHAnsi"/>
        </w:rPr>
        <w:t xml:space="preserve"> </w:t>
      </w:r>
      <w:r w:rsidR="004C001B" w:rsidRPr="00BD0B06">
        <w:rPr>
          <w:rFonts w:cstheme="minorHAnsi"/>
        </w:rPr>
        <w:t>Reversing the directions of E</w:t>
      </w:r>
      <w:r w:rsidR="00B3568A" w:rsidRPr="00BD0B06">
        <w:rPr>
          <w:rFonts w:cstheme="minorHAnsi"/>
        </w:rPr>
        <w:t>quations 9,</w:t>
      </w:r>
      <w:r w:rsidR="004C001B" w:rsidRPr="00BD0B06">
        <w:rPr>
          <w:rFonts w:cstheme="minorHAnsi"/>
        </w:rPr>
        <w:t xml:space="preserve"> </w:t>
      </w:r>
      <w:r w:rsidR="00B3568A" w:rsidRPr="00BD0B06">
        <w:rPr>
          <w:rFonts w:cstheme="minorHAnsi"/>
        </w:rPr>
        <w:t>10,</w:t>
      </w:r>
      <w:r w:rsidR="004C001B" w:rsidRPr="00BD0B06">
        <w:rPr>
          <w:rFonts w:cstheme="minorHAnsi"/>
        </w:rPr>
        <w:t xml:space="preserve"> and 13 also show that HF is produced as a by-product of salt contamination.</w:t>
      </w:r>
      <w:r w:rsidR="00942AA4" w:rsidRPr="00BD0B06">
        <w:rPr>
          <w:rFonts w:cstheme="minorHAnsi"/>
        </w:rPr>
        <w:t xml:space="preserve"> </w:t>
      </w:r>
      <w:r w:rsidR="005A5E53" w:rsidRPr="00BD0B06">
        <w:rPr>
          <w:rFonts w:cstheme="minorHAnsi"/>
        </w:rPr>
        <w:t xml:space="preserve">Figure </w:t>
      </w:r>
      <w:r w:rsidR="00696BFF" w:rsidRPr="00BD0B06">
        <w:rPr>
          <w:rFonts w:cstheme="minorHAnsi"/>
        </w:rPr>
        <w:t>6</w:t>
      </w:r>
      <w:r w:rsidR="005A5E53" w:rsidRPr="00BD0B06">
        <w:rPr>
          <w:rFonts w:cstheme="minorHAnsi"/>
        </w:rPr>
        <w:t xml:space="preserve"> shows the Gibbs </w:t>
      </w:r>
      <w:r w:rsidR="00DD282A" w:rsidRPr="00BD0B06">
        <w:rPr>
          <w:rFonts w:cstheme="minorHAnsi"/>
        </w:rPr>
        <w:t xml:space="preserve">free energy of formation for </w:t>
      </w:r>
      <w:r w:rsidR="006D4BC4" w:rsidRPr="00BD0B06">
        <w:rPr>
          <w:rFonts w:cstheme="minorHAnsi"/>
        </w:rPr>
        <w:t xml:space="preserve">various elemental metal fluorides. </w:t>
      </w:r>
    </w:p>
    <w:p w14:paraId="1CFC5975" w14:textId="0C71DD3A" w:rsidR="00FF3435" w:rsidRPr="00BD0B06" w:rsidRDefault="00CF61BD" w:rsidP="003C4B57">
      <w:pPr>
        <w:jc w:val="center"/>
        <w:rPr>
          <w:rFonts w:cstheme="minorHAnsi"/>
        </w:rPr>
      </w:pPr>
      <w:r w:rsidRPr="00BD0B06">
        <w:rPr>
          <w:rFonts w:cstheme="minorHAnsi"/>
          <w:noProof/>
        </w:rPr>
        <w:drawing>
          <wp:inline distT="0" distB="0" distL="0" distR="0" wp14:anchorId="4FC41CDF" wp14:editId="10EEB36C">
            <wp:extent cx="5105400" cy="31146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t="4106"/>
                    <a:stretch/>
                  </pic:blipFill>
                  <pic:spPr bwMode="auto">
                    <a:xfrm>
                      <a:off x="0" y="0"/>
                      <a:ext cx="5105400" cy="3114675"/>
                    </a:xfrm>
                    <a:prstGeom prst="rect">
                      <a:avLst/>
                    </a:prstGeom>
                    <a:ln>
                      <a:noFill/>
                    </a:ln>
                    <a:extLst>
                      <a:ext uri="{53640926-AAD7-44D8-BBD7-CCE9431645EC}">
                        <a14:shadowObscured xmlns:a14="http://schemas.microsoft.com/office/drawing/2010/main"/>
                      </a:ext>
                    </a:extLst>
                  </pic:spPr>
                </pic:pic>
              </a:graphicData>
            </a:graphic>
          </wp:inline>
        </w:drawing>
      </w:r>
    </w:p>
    <w:p w14:paraId="0740C11B" w14:textId="4C91FE7F" w:rsidR="003C4B57" w:rsidRPr="00BD0B06" w:rsidRDefault="003C4B57" w:rsidP="003C4B57">
      <w:pPr>
        <w:jc w:val="center"/>
        <w:rPr>
          <w:rFonts w:cstheme="minorHAnsi"/>
        </w:rPr>
      </w:pPr>
      <w:r w:rsidRPr="00BD0B06">
        <w:rPr>
          <w:rFonts w:cstheme="minorHAnsi"/>
        </w:rPr>
        <w:t xml:space="preserve">Figure </w:t>
      </w:r>
      <w:r w:rsidR="001A01D7">
        <w:rPr>
          <w:rFonts w:cstheme="minorHAnsi"/>
        </w:rPr>
        <w:t>9</w:t>
      </w:r>
      <w:r w:rsidRPr="00BD0B06">
        <w:rPr>
          <w:rFonts w:cstheme="minorHAnsi"/>
        </w:rPr>
        <w:t xml:space="preserve">. </w:t>
      </w:r>
      <w:bookmarkStart w:id="107" w:name="_Hlk147668235"/>
      <w:r w:rsidR="00E362B7" w:rsidRPr="00BD0B06">
        <w:rPr>
          <w:rFonts w:cstheme="minorHAnsi"/>
        </w:rPr>
        <w:t xml:space="preserve">Gibbs Free Energy of Fluorination of Various Elemental Metals </w:t>
      </w:r>
      <w:r w:rsidR="00AF1B19" w:rsidRPr="00BD0B06">
        <w:rPr>
          <w:rFonts w:cstheme="minorHAnsi"/>
        </w:rPr>
        <w:fldChar w:fldCharType="begin"/>
      </w:r>
      <w:r w:rsidR="00AF4E58">
        <w:rPr>
          <w:rFonts w:cstheme="minorHAnsi"/>
        </w:rPr>
        <w:instrText xml:space="preserve"> ADDIN ZOTERO_ITEM CSL_CITATION {"citationID":"bjguq54Z","properties":{"formattedCitation":"[33]","plainCitation":"[33]","noteIndex":0},"citationItems":[{"id":40,"uris":["http://zotero.org/users/8315333/items/FE422I7H",["http://zotero.org/users/8315333/items/FE422I7H"]],"itemData":{"id":40,"type":"article-journal","abstract":"Corrosion tests of high temperature alloys, Hastelloy-N, Hastelloy-X, Haynes-230, Inconel-617, and Incoloy-800H were performed in molten ﬂuoride salt, FLiNaK (LiF–NaF–KF:46.5–11.5–42 mol%) with the goal of understanding the corrosion mechanisms and ranking these alloys for their suitability for molten ﬂuoride salt heat exchanger and thermal storage applications. The tests were performed at 850 8C for 500 h in sealed graphite crucibles under an argon cover gas. Corrosion was noted to occur predominantly by dealloying of Cr from the alloys, an effect that was particularly pronounced at the grain boundaries of these alloys. Weight-loss due to corrosion generally correlated with the initial Cr-content of the alloys, and was consistent with the Cr-content measured in the salts after corrosion tests. Two Cr-free alloys, Ni201 and Nb–1Zr, were also tested. Ni-201, a nearly pure Ni alloy with minor alloying additions, exhibited good resistance to corrosion, whereas Nb–1Zr alloy exhibited extensive corrosion attack. The graphite crucible may have accelerated the corrosion process by promoting the formation of carbide phases on the walls of the test crucibles, but did not alter the basic corrosion mechanism.","container-title":"Journal of Fluorine Chemistry","DOI":"10.1016/j.jfluchem.2008.05.008","ISSN":"00221139","issue":"1","journalAbbreviation":"Journal of Fluorine Chemistry","language":"en","page":"67-73","source":"DOI.org (Crossref)","title":"Materials corrosion in molten LiF–NaF–KF salt","volume":"130","author":[{"family":"Olson","given":"Luke C."},{"family":"Ambrosek","given":"James W."},{"family":"Sridharan","given":"Kumar"},{"family":"Anderson","given":"Mark H."},{"family":"Allen","given":"Todd R."}],"issued":{"date-parts":[["2009",1]]}}}],"schema":"https://github.com/citation-style-language/schema/raw/master/csl-citation.json"} </w:instrText>
      </w:r>
      <w:r w:rsidR="00AF1B19" w:rsidRPr="00BD0B06">
        <w:rPr>
          <w:rFonts w:cstheme="minorHAnsi"/>
        </w:rPr>
        <w:fldChar w:fldCharType="separate"/>
      </w:r>
      <w:r w:rsidR="00BD27E1" w:rsidRPr="00BD27E1">
        <w:rPr>
          <w:rFonts w:ascii="Calibri" w:hAnsi="Calibri" w:cs="Calibri"/>
        </w:rPr>
        <w:t>[33]</w:t>
      </w:r>
      <w:r w:rsidR="00AF1B19" w:rsidRPr="00BD0B06">
        <w:rPr>
          <w:rFonts w:cstheme="minorHAnsi"/>
        </w:rPr>
        <w:fldChar w:fldCharType="end"/>
      </w:r>
      <w:r w:rsidR="00AF1B19" w:rsidRPr="00BD0B06">
        <w:rPr>
          <w:rFonts w:cstheme="minorHAnsi"/>
        </w:rPr>
        <w:t>.</w:t>
      </w:r>
      <w:bookmarkEnd w:id="107"/>
    </w:p>
    <w:p w14:paraId="6B4B9006" w14:textId="7BAE2DE0" w:rsidR="009E7A3B" w:rsidRPr="00BD0B06" w:rsidRDefault="00A91187" w:rsidP="002716E0">
      <w:pPr>
        <w:rPr>
          <w:rFonts w:cstheme="minorHAnsi"/>
        </w:rPr>
      </w:pPr>
      <w:r w:rsidRPr="00BD0B06">
        <w:rPr>
          <w:rFonts w:cstheme="minorHAnsi"/>
        </w:rPr>
        <w:t>NF</w:t>
      </w:r>
      <w:r w:rsidRPr="00BD0B06">
        <w:rPr>
          <w:rFonts w:cstheme="minorHAnsi"/>
          <w:vertAlign w:val="subscript"/>
        </w:rPr>
        <w:t>3</w:t>
      </w:r>
      <w:r w:rsidRPr="00BD0B06">
        <w:rPr>
          <w:rFonts w:cstheme="minorHAnsi"/>
        </w:rPr>
        <w:t xml:space="preserve"> corrodes </w:t>
      </w:r>
      <w:r w:rsidR="00006EC8" w:rsidRPr="00BD0B06">
        <w:rPr>
          <w:rFonts w:cstheme="minorHAnsi"/>
        </w:rPr>
        <w:t xml:space="preserve">structural metals via the same mechanism </w:t>
      </w:r>
      <w:r w:rsidR="00466C86" w:rsidRPr="00BD0B06">
        <w:rPr>
          <w:rFonts w:cstheme="minorHAnsi"/>
        </w:rPr>
        <w:t xml:space="preserve">as HF: fluorination; however, as stated previously, it is </w:t>
      </w:r>
      <w:r w:rsidR="00E15DC6" w:rsidRPr="00BD0B06">
        <w:rPr>
          <w:rFonts w:cstheme="minorHAnsi"/>
        </w:rPr>
        <w:t>more aggressive than HF at elevated temperatures</w:t>
      </w:r>
      <w:r w:rsidR="00A95B4F" w:rsidRPr="00BD0B06">
        <w:rPr>
          <w:rFonts w:cstheme="minorHAnsi"/>
        </w:rPr>
        <w:t xml:space="preserve"> </w:t>
      </w:r>
      <w:r w:rsidR="00AF1B19" w:rsidRPr="00BD0B06">
        <w:rPr>
          <w:rFonts w:cstheme="minorHAnsi"/>
        </w:rPr>
        <w:fldChar w:fldCharType="begin"/>
      </w:r>
      <w:r w:rsidR="00AF4E58">
        <w:rPr>
          <w:rFonts w:cstheme="minorHAnsi"/>
        </w:rPr>
        <w:instrText xml:space="preserve"> ADDIN ZOTERO_ITEM CSL_CITATION {"citationID":"KFuI93kN","properties":{"formattedCitation":"[31]","plainCitation":"[31]","noteIndex":0},"citationItems":[{"id":48,"uris":["http://zotero.org/users/8315333/items/937DY5BX",["http://zotero.org/users/8315333/items/937DY5BX"]],"itemData":{"id":48,"type":"report","language":"en","note":"DOI: 10.2172/1017120","number":"PNNL-19793, 1017120","page":"PNNL-19793, 1017120","source":"DOI.org (Crossref)","title":"Assessment of the Use of Nitrogen Trifluoride for Purifying Coolant and Heat Transfer Salts in the Fluoride Salt-Cooled High-Temperature Reactor","URL":"http://www.osti.gov/servlets/purl/1017120-KOwVs5/","author":[{"family":"Scheele","given":"Randall D."},{"family":"Casella","given":"Andrew M."}],"accessed":{"date-parts":[["2021",8,2]]},"issued":{"date-parts":[["2010",9,28]]}}}],"schema":"https://github.com/citation-style-language/schema/raw/master/csl-citation.json"} </w:instrText>
      </w:r>
      <w:r w:rsidR="00AF1B19" w:rsidRPr="00BD0B06">
        <w:rPr>
          <w:rFonts w:cstheme="minorHAnsi"/>
        </w:rPr>
        <w:fldChar w:fldCharType="separate"/>
      </w:r>
      <w:r w:rsidR="00BD27E1" w:rsidRPr="00BD27E1">
        <w:rPr>
          <w:rFonts w:ascii="Calibri" w:hAnsi="Calibri" w:cs="Calibri"/>
        </w:rPr>
        <w:t>[31]</w:t>
      </w:r>
      <w:r w:rsidR="00AF1B19" w:rsidRPr="00BD0B06">
        <w:rPr>
          <w:rFonts w:cstheme="minorHAnsi"/>
        </w:rPr>
        <w:fldChar w:fldCharType="end"/>
      </w:r>
      <w:r w:rsidR="00E15DC6" w:rsidRPr="00BD0B06">
        <w:rPr>
          <w:rFonts w:cstheme="minorHAnsi"/>
        </w:rPr>
        <w:t>.</w:t>
      </w:r>
      <w:r w:rsidR="0056571F" w:rsidRPr="00BD0B06">
        <w:rPr>
          <w:rFonts w:cstheme="minorHAnsi"/>
        </w:rPr>
        <w:t xml:space="preserve"> </w:t>
      </w:r>
      <w:r w:rsidR="00AF6D60" w:rsidRPr="00BD0B06">
        <w:rPr>
          <w:rFonts w:cstheme="minorHAnsi"/>
        </w:rPr>
        <w:t>No corrosion data exists for NF</w:t>
      </w:r>
      <w:r w:rsidR="00AF6D60" w:rsidRPr="00BD0B06">
        <w:rPr>
          <w:rFonts w:cstheme="minorHAnsi"/>
          <w:vertAlign w:val="subscript"/>
        </w:rPr>
        <w:t>3</w:t>
      </w:r>
      <w:r w:rsidR="00AF6D60" w:rsidRPr="00BD0B06">
        <w:rPr>
          <w:rFonts w:cstheme="minorHAnsi"/>
        </w:rPr>
        <w:t xml:space="preserve"> </w:t>
      </w:r>
      <w:r w:rsidR="00A15468" w:rsidRPr="00BD0B06">
        <w:rPr>
          <w:rFonts w:cstheme="minorHAnsi"/>
        </w:rPr>
        <w:t xml:space="preserve">or any analogous gas, such as fluorine, </w:t>
      </w:r>
      <w:r w:rsidR="005D00C4" w:rsidRPr="00BD0B06">
        <w:rPr>
          <w:rFonts w:cstheme="minorHAnsi"/>
        </w:rPr>
        <w:t xml:space="preserve">near expected process temperatures. This is likely due to the extreme </w:t>
      </w:r>
      <w:r w:rsidR="0045351E" w:rsidRPr="00BD0B06">
        <w:rPr>
          <w:rFonts w:cstheme="minorHAnsi"/>
        </w:rPr>
        <w:t xml:space="preserve">health </w:t>
      </w:r>
      <w:r w:rsidR="005D00C4" w:rsidRPr="00BD0B06">
        <w:rPr>
          <w:rFonts w:cstheme="minorHAnsi"/>
        </w:rPr>
        <w:t>risk</w:t>
      </w:r>
      <w:r w:rsidR="0045351E" w:rsidRPr="00BD0B06">
        <w:rPr>
          <w:rFonts w:cstheme="minorHAnsi"/>
        </w:rPr>
        <w:t>s</w:t>
      </w:r>
      <w:r w:rsidR="00D674C8" w:rsidRPr="00BD0B06">
        <w:rPr>
          <w:rFonts w:cstheme="minorHAnsi"/>
        </w:rPr>
        <w:t xml:space="preserve"> and financial costs</w:t>
      </w:r>
      <w:r w:rsidR="005D00C4" w:rsidRPr="00BD0B06">
        <w:rPr>
          <w:rFonts w:cstheme="minorHAnsi"/>
        </w:rPr>
        <w:t xml:space="preserve"> </w:t>
      </w:r>
      <w:r w:rsidR="0045351E" w:rsidRPr="00BD0B06">
        <w:rPr>
          <w:rFonts w:cstheme="minorHAnsi"/>
        </w:rPr>
        <w:t>associated with running such an experiment.</w:t>
      </w:r>
    </w:p>
    <w:p w14:paraId="4FE0AB58" w14:textId="745F3CE6" w:rsidR="005F2864" w:rsidRPr="00BD0B06" w:rsidRDefault="005F2864" w:rsidP="002716E0">
      <w:pPr>
        <w:rPr>
          <w:rFonts w:cstheme="minorHAnsi"/>
        </w:rPr>
      </w:pPr>
      <w:r w:rsidRPr="00BD0B06">
        <w:rPr>
          <w:rFonts w:cstheme="minorHAnsi"/>
        </w:rPr>
        <w:t xml:space="preserve">Because their fluorination potential is higher than that of Ni, Cr and Fe are more easily corroded in a fluorinating environment and should therefore be reduced as much as possible. Cr </w:t>
      </w:r>
      <w:r w:rsidR="005157E4" w:rsidRPr="00BD0B06">
        <w:rPr>
          <w:rFonts w:cstheme="minorHAnsi"/>
        </w:rPr>
        <w:t>has</w:t>
      </w:r>
      <w:r w:rsidRPr="00BD0B06">
        <w:rPr>
          <w:rFonts w:cstheme="minorHAnsi"/>
        </w:rPr>
        <w:t xml:space="preserve"> an especially high fluorination potential, causing it to be targeted for attack first (if present) for most applicable alloys</w:t>
      </w:r>
      <w:r w:rsidR="00AF1B19" w:rsidRPr="00BD0B06">
        <w:rPr>
          <w:rFonts w:cstheme="minorHAnsi"/>
        </w:rPr>
        <w:t xml:space="preserve"> </w:t>
      </w:r>
      <w:r w:rsidR="00AF1B19" w:rsidRPr="00BD0B06">
        <w:rPr>
          <w:rFonts w:cstheme="minorHAnsi"/>
        </w:rPr>
        <w:fldChar w:fldCharType="begin"/>
      </w:r>
      <w:r w:rsidR="00E97942">
        <w:rPr>
          <w:rFonts w:cstheme="minorHAnsi"/>
        </w:rPr>
        <w:instrText xml:space="preserve"> ADDIN ZOTERO_ITEM CSL_CITATION {"citationID":"86MPFrrM","properties":{"formattedCitation":"[24], [33], [34], [38], [50], [51]","plainCitation":"[24], [33], [34], [38], [50], [51]","noteIndex":0},"citationItems":[{"id":19,"uris":["http://zotero.org/users/8315333/items/7FZXQ8TF",["http://zotero.org/users/8315333/items/7FZXQ8TF"]],"itemData":{"id":19,"type":"article-journal","abstract":"Corrosion behavior of 316 stainless steel (316SS) was studied in molten FLINAK and FLINAK + O2− salts at 650 °C by weight loss measurement, electrochemical methods and characterization techniques including scanning electron microscopy (SEM), X-Ray diﬀraction (XRD), electron probe micro-analyzer (EPMA) and Raman spectroscopy. The results showed that 316SS suﬀered corrosion attack in molten FLINAK. Notable corrosion products Cr2O3 and Fe3O4 were detected on the surface of 316SS in addition to subsurface voids. When O2- was added, the corrosion product changed to LiCrO2, which protected the alloy constituents from diﬀusion into the salt.","container-title":"Corrosion Science","DOI":"10.1016/j.corsci.2019.01.040","ISSN":"0010938X","journalAbbreviation":"Corrosion Science","language":"en","page":"175-182","source":"DOI.org (Crossref)","title":"Effects of O2− additive on corrosion behavior of Fe–Cr–Ni alloy in molten fluoride salts","volume":"150","author":[{"family":"Ai","given":"Hua"},{"family":"Shen","given":"Miao"},{"family":"Sun","given":"Hua"},{"family":"Dolan","given":"Kieran Patrick"},{"family":"Wang","given":"Chenyang"},{"family":"Ge","given":"Min"},{"family":"Yin","given":"Huiqin"},{"family":"Li","given":"Xiaoyun"},{"family":"Peng","given":"Hao"},{"family":"Li","given":"Na"},{"family":"Xie","given":"Leidong"}],"issued":{"date-parts":[["2019",4]]}}},{"id":40,"uris":["http://zotero.org/users/8315333/items/FE422I7H",["http://zotero.org/users/8315333/items/FE422I7H"]],"itemData":{"id":40,"type":"article-journal","abstract":"Corrosion tests of high temperature alloys, Hastelloy-N, Hastelloy-X, Haynes-230, Inconel-617, and Incoloy-800H were performed in molten ﬂuoride salt, FLiNaK (LiF–NaF–KF:46.5–11.5–42 mol%) with the goal of understanding the corrosion mechanisms and ranking these alloys for their suitability for molten ﬂuoride salt heat exchanger and thermal storage applications. The tests were performed at 850 8C for 500 h in sealed graphite crucibles under an argon cover gas. Corrosion was noted to occur predominantly by dealloying of Cr from the alloys, an effect that was particularly pronounced at the grain boundaries of these alloys. Weight-loss due to corrosion generally correlated with the initial Cr-content of the alloys, and was consistent with the Cr-content measured in the salts after corrosion tests. Two Cr-free alloys, Ni201 and Nb–1Zr, were also tested. Ni-201, a nearly pure Ni alloy with minor alloying additions, exhibited good resistance to corrosion, whereas Nb–1Zr alloy exhibited extensive corrosion attack. The graphite crucible may have accelerated the corrosion process by promoting the formation of carbide phases on the walls of the test crucibles, but did not alter the basic corrosion mechanism.","container-title":"Journal of Fluorine Chemistry","DOI":"10.1016/j.jfluchem.2008.05.008","ISSN":"00221139","issue":"1","journalAbbreviation":"Journal of Fluorine Chemistry","language":"en","page":"67-73","source":"DOI.org (Crossref)","title":"Materials corrosion in molten LiF–NaF–KF salt","volume":"130","author":[{"family":"Olson","given":"Luke C."},{"family":"Ambrosek","given":"James W."},{"family":"Sridharan","given":"Kumar"},{"family":"Anderson","given":"Mark H."},{"family":"Allen","given":"Todd R."}],"issued":{"date-parts":[["2009",1]]}}},{"id":79,"uris":["http://zotero.org/users/8315333/items/IJS838Y4",["http://zotero.org/users/8315333/items/IJS838Y4"]],"itemData":{"id":79,"type":"document","publisher":"Nickel Institute","title":"Alloy selection for service in hydrogen  fluoride, hydrofluoric  acid and fluorine","author":[{"family":"Dillon","given":"C.P."}],"issued":{"date-parts":[["2013",10]]}}},{"id":77,"uris":["http://zotero.org/users/8315333/items/YG8BVEFT",["http://zotero.org/users/8315333/items/YG8BVEFT"]],"itemData":{"id":77,"type":"report","publisher":"ALLIED CHEMICAL CORPORATION","title":"CORROSION OF METALS AND ALLOYS BY FLUORINE","author":[{"family":"Jackson","given":"R.B."}],"issued":{"date-parts":[["1960"]]}}},{"id":17,"uris":["http://zotero.org/users/8315333/items/VMTBB33F",["http://zotero.org/users/8315333/items/VMTBB33F"]],"itemData":{"id":17,"type":"article-journal","abstract":"In the last several years, there has been an increased interest in the use of high-temperature molten salt ﬂuorides in nuclear power systems. For all molten salt reactor designs, materials selection is a very important issue. This paper summarizes results, which led to selection of materials for molten salt reactors in Russia. Operating experience with corrosion thermal convection loops has demonstrated good capability of the ‘‘nickel–molybdenum alloys + ﬂuoride salt fueled by UF4 and PuF3 + cover gas’’ system up to 750 °C. A brief description is given of the container material work in progress. Tellurium corrosion of Ni-based alloys in stressed and unloaded conditions studies was also tested in different molten salt mixtures at temperatures up to 700–750 °C, also with measurement of the redox potential. HN80MTY alloy with 1% added Al is the most resistant to tellurium intergranular cracking of Ni-base alloys under study.","container-title":"Journal of Nuclear Materials","DOI":"10.1016/j.jnucmat.2013.05.007","ISSN":"00223115","issue":"1-3","journalAbbreviation":"Journal of Nuclear Materials","language":"en","page":"592-603","source":"DOI.org (Crossref)","title":"Alloys compatibility in molten salt fluorides: Kurchatov Institute related experience","title-short":"Alloys compatibility in molten salt fluorides","volume":"441","author":[{"family":"Ignatiev","given":"Victor"},{"family":"Surenkov","given":"Alexandr"}],"issued":{"date-parts":[["2013",10]]}}},{"id":46,"uris":["http://zotero.org/users/8315333/items/358GED75",["http://zotero.org/users/8315333/items/358GED75"]],"itemData":{"id":46,"type":"article-journal","abstract":"Corrosion studies in molten ﬂuoride and chloride salts were surveyed, and key data were aggregated into a single dataset. Studies were graphed by salt purity, temperature, sample material, container material, and experimental method (loop, capsule, crucible). To elucidate and quantify the factors that affect corrosion in molten salts, a data analysis using a newly-deﬁned corrosion resistance score and a correlation analysis using techniques borrowed from machine learning were performed. It is shown that salt purity had the strongest correlation with corrosion rates in molten chlorides and ﬂuorides. Data analysis across varied works was inconsistent due to the lack of standardization among molten salt corrosion studies.","container-title":"Journal of Nuclear Materials","DOI":"10.1016/j.jnucmat.2018.07.036","ISSN":"00223115","journalAbbreviation":"Journal of Nuclear Materials","language":"en","page":"523-535","source":"DOI.org (Crossref)","title":"Aggregation and data analysis of corrosion studies in molten chloride and fluoride salts","volume":"511","author":[{"family":"Raiman","given":"Stephen S."},{"family":"Lee","given":"Sangkeun"}],"issued":{"date-parts":[["2018",12]]}}}],"schema":"https://github.com/citation-style-language/schema/raw/master/csl-citation.json"} </w:instrText>
      </w:r>
      <w:r w:rsidR="00AF1B19" w:rsidRPr="00BD0B06">
        <w:rPr>
          <w:rFonts w:cstheme="minorHAnsi"/>
        </w:rPr>
        <w:fldChar w:fldCharType="separate"/>
      </w:r>
      <w:r w:rsidR="00E97942" w:rsidRPr="00E97942">
        <w:rPr>
          <w:rFonts w:ascii="Calibri" w:hAnsi="Calibri" w:cs="Calibri"/>
        </w:rPr>
        <w:t>[24], [33], [34], [38], [50], [51]</w:t>
      </w:r>
      <w:r w:rsidR="00AF1B19" w:rsidRPr="00BD0B06">
        <w:rPr>
          <w:rFonts w:cstheme="minorHAnsi"/>
        </w:rPr>
        <w:fldChar w:fldCharType="end"/>
      </w:r>
      <w:r w:rsidRPr="00BD0B06">
        <w:rPr>
          <w:rFonts w:cstheme="minorHAnsi"/>
        </w:rPr>
        <w:t xml:space="preserve">. This high fluorination potential can </w:t>
      </w:r>
      <w:proofErr w:type="gramStart"/>
      <w:r w:rsidRPr="00BD0B06">
        <w:rPr>
          <w:rFonts w:cstheme="minorHAnsi"/>
        </w:rPr>
        <w:t>be and</w:t>
      </w:r>
      <w:proofErr w:type="gramEnd"/>
      <w:r w:rsidRPr="00BD0B06">
        <w:rPr>
          <w:rFonts w:cstheme="minorHAnsi"/>
        </w:rPr>
        <w:t xml:space="preserve"> counteracted by diluting the fluorinating agent with a reducing gas, namely H</w:t>
      </w:r>
      <w:r w:rsidRPr="00BD0B06">
        <w:rPr>
          <w:rFonts w:cstheme="minorHAnsi"/>
          <w:vertAlign w:val="subscript"/>
        </w:rPr>
        <w:t>2</w:t>
      </w:r>
      <w:r w:rsidRPr="00BD0B06">
        <w:rPr>
          <w:rFonts w:cstheme="minorHAnsi"/>
        </w:rPr>
        <w:t>. The effects of a high fluorination potential can also be reversed by dropping the fluorination potential of the salt mix, by removing excess fluorine ions from the mix, using a reducing agent such as an active metal or H</w:t>
      </w:r>
      <w:r w:rsidRPr="00BD0B06">
        <w:rPr>
          <w:rFonts w:cstheme="minorHAnsi"/>
          <w:vertAlign w:val="subscript"/>
        </w:rPr>
        <w:t>2</w:t>
      </w:r>
      <w:r w:rsidRPr="00BD0B06">
        <w:rPr>
          <w:rFonts w:cstheme="minorHAnsi"/>
        </w:rPr>
        <w:t xml:space="preserve"> sparging.</w:t>
      </w:r>
    </w:p>
    <w:p w14:paraId="1C5E0ABB" w14:textId="293DC3F7" w:rsidR="00160F04" w:rsidRPr="00BD0B06" w:rsidRDefault="00FA6E30" w:rsidP="00923D35">
      <w:pPr>
        <w:pStyle w:val="Heading3"/>
        <w:rPr>
          <w:rFonts w:asciiTheme="minorHAnsi" w:hAnsiTheme="minorHAnsi" w:cstheme="minorHAnsi"/>
        </w:rPr>
      </w:pPr>
      <w:bookmarkStart w:id="108" w:name="_Toc92120929"/>
      <w:r>
        <w:rPr>
          <w:rFonts w:asciiTheme="minorHAnsi" w:hAnsiTheme="minorHAnsi" w:cstheme="minorHAnsi"/>
        </w:rPr>
        <w:lastRenderedPageBreak/>
        <w:t>6</w:t>
      </w:r>
      <w:r w:rsidR="000168DA" w:rsidRPr="00BD0B06">
        <w:rPr>
          <w:rFonts w:asciiTheme="minorHAnsi" w:hAnsiTheme="minorHAnsi" w:cstheme="minorHAnsi"/>
        </w:rPr>
        <w:t xml:space="preserve">.2 </w:t>
      </w:r>
      <w:r w:rsidR="005F2864" w:rsidRPr="00BD0B06">
        <w:rPr>
          <w:rFonts w:asciiTheme="minorHAnsi" w:hAnsiTheme="minorHAnsi" w:cstheme="minorHAnsi"/>
        </w:rPr>
        <w:t>Embrittlement</w:t>
      </w:r>
      <w:r w:rsidR="000168DA" w:rsidRPr="00BD0B06">
        <w:rPr>
          <w:rFonts w:asciiTheme="minorHAnsi" w:hAnsiTheme="minorHAnsi" w:cstheme="minorHAnsi"/>
        </w:rPr>
        <w:t xml:space="preserve"> </w:t>
      </w:r>
      <w:r w:rsidR="003A6E12" w:rsidRPr="00BD0B06">
        <w:rPr>
          <w:rFonts w:asciiTheme="minorHAnsi" w:hAnsiTheme="minorHAnsi" w:cstheme="minorHAnsi"/>
        </w:rPr>
        <w:t>D</w:t>
      </w:r>
      <w:r w:rsidR="000168DA" w:rsidRPr="00BD0B06">
        <w:rPr>
          <w:rFonts w:asciiTheme="minorHAnsi" w:hAnsiTheme="minorHAnsi" w:cstheme="minorHAnsi"/>
        </w:rPr>
        <w:t xml:space="preserve">ue to </w:t>
      </w:r>
      <w:r w:rsidR="003A6E12" w:rsidRPr="00BD0B06">
        <w:rPr>
          <w:rFonts w:asciiTheme="minorHAnsi" w:hAnsiTheme="minorHAnsi" w:cstheme="minorHAnsi"/>
        </w:rPr>
        <w:t>Hydrogen</w:t>
      </w:r>
      <w:bookmarkEnd w:id="108"/>
    </w:p>
    <w:p w14:paraId="7EF7FE2B" w14:textId="1E905243" w:rsidR="003A6E12" w:rsidRPr="00BD0B06" w:rsidRDefault="001D520C" w:rsidP="002716E0">
      <w:pPr>
        <w:rPr>
          <w:rFonts w:cstheme="minorHAnsi"/>
        </w:rPr>
      </w:pPr>
      <w:bookmarkStart w:id="109" w:name="_Hlk147414147"/>
      <w:r w:rsidRPr="00BD0B06">
        <w:rPr>
          <w:rFonts w:cstheme="minorHAnsi"/>
        </w:rPr>
        <w:t>Although not a direct contributor to</w:t>
      </w:r>
      <w:r w:rsidR="0070732D" w:rsidRPr="00BD0B06">
        <w:rPr>
          <w:rFonts w:cstheme="minorHAnsi"/>
        </w:rPr>
        <w:t xml:space="preserve"> corrosion, exposure to H</w:t>
      </w:r>
      <w:r w:rsidR="0070732D" w:rsidRPr="00BD0B06">
        <w:rPr>
          <w:rFonts w:cstheme="minorHAnsi"/>
          <w:vertAlign w:val="subscript"/>
        </w:rPr>
        <w:t>2</w:t>
      </w:r>
      <w:r w:rsidR="0070732D" w:rsidRPr="00BD0B06">
        <w:rPr>
          <w:rFonts w:cstheme="minorHAnsi"/>
        </w:rPr>
        <w:t xml:space="preserve"> can cause embrittlement by infiltration into the </w:t>
      </w:r>
      <w:r w:rsidR="00596E4D" w:rsidRPr="00BD0B06">
        <w:rPr>
          <w:rFonts w:cstheme="minorHAnsi"/>
        </w:rPr>
        <w:t>metal’s grain boundaries</w:t>
      </w:r>
      <w:r w:rsidR="00E20306" w:rsidRPr="00BD0B06">
        <w:rPr>
          <w:rFonts w:cstheme="minorHAnsi"/>
        </w:rPr>
        <w:t>.</w:t>
      </w:r>
      <w:r w:rsidR="00FE604A" w:rsidRPr="00BD0B06">
        <w:rPr>
          <w:rFonts w:cstheme="minorHAnsi"/>
        </w:rPr>
        <w:t xml:space="preserve"> H</w:t>
      </w:r>
      <w:r w:rsidR="00FE604A" w:rsidRPr="00BD0B06">
        <w:rPr>
          <w:rFonts w:cstheme="minorHAnsi"/>
          <w:vertAlign w:val="subscript"/>
        </w:rPr>
        <w:t>2</w:t>
      </w:r>
      <w:r w:rsidR="00FE604A" w:rsidRPr="00BD0B06">
        <w:rPr>
          <w:rFonts w:cstheme="minorHAnsi"/>
        </w:rPr>
        <w:t xml:space="preserve"> can build up along grain boundaries, exerting </w:t>
      </w:r>
      <w:r w:rsidR="00C72BE3" w:rsidRPr="00BD0B06">
        <w:rPr>
          <w:rFonts w:cstheme="minorHAnsi"/>
        </w:rPr>
        <w:t>pressure on and deforming the grains to reduce ductility</w:t>
      </w:r>
      <w:r w:rsidR="00465DB1" w:rsidRPr="00BD0B06">
        <w:rPr>
          <w:rFonts w:cstheme="minorHAnsi"/>
        </w:rPr>
        <w:t xml:space="preserve"> and strength. This has the added effect of increasing the size of grain boundaries, allowing for </w:t>
      </w:r>
      <w:r w:rsidR="002E57EC" w:rsidRPr="00BD0B06">
        <w:rPr>
          <w:rFonts w:cstheme="minorHAnsi"/>
        </w:rPr>
        <w:t xml:space="preserve">increased attack by corrosive agents. </w:t>
      </w:r>
    </w:p>
    <w:p w14:paraId="21B08B0A" w14:textId="51EA6D59" w:rsidR="00C56B3A" w:rsidRPr="00BD0B06" w:rsidRDefault="00BA4FD5" w:rsidP="002716E0">
      <w:pPr>
        <w:rPr>
          <w:rFonts w:cstheme="minorHAnsi"/>
        </w:rPr>
      </w:pPr>
      <w:r w:rsidRPr="00BD0B06">
        <w:rPr>
          <w:rFonts w:cstheme="minorHAnsi"/>
        </w:rPr>
        <w:t xml:space="preserve">For annealed metals, increasing the </w:t>
      </w:r>
      <w:r w:rsidR="00566C79" w:rsidRPr="00BD0B06">
        <w:rPr>
          <w:rFonts w:cstheme="minorHAnsi"/>
        </w:rPr>
        <w:t>Ni</w:t>
      </w:r>
      <w:r w:rsidRPr="00BD0B06">
        <w:rPr>
          <w:rFonts w:cstheme="minorHAnsi"/>
        </w:rPr>
        <w:t xml:space="preserve"> content tends to increase</w:t>
      </w:r>
      <w:r w:rsidR="001C440C" w:rsidRPr="00BD0B06">
        <w:rPr>
          <w:rFonts w:cstheme="minorHAnsi"/>
        </w:rPr>
        <w:t xml:space="preserve"> resistance to hydrogen </w:t>
      </w:r>
      <w:r w:rsidR="00430BF0" w:rsidRPr="00BD0B06">
        <w:rPr>
          <w:rFonts w:cstheme="minorHAnsi"/>
        </w:rPr>
        <w:t>ingress</w:t>
      </w:r>
      <w:r w:rsidR="00E61D0F" w:rsidRPr="00BD0B06">
        <w:rPr>
          <w:rFonts w:cstheme="minorHAnsi"/>
        </w:rPr>
        <w:t xml:space="preserve"> affecting structural strength</w:t>
      </w:r>
      <w:r w:rsidR="00BC59FD" w:rsidRPr="00BD0B06">
        <w:rPr>
          <w:rFonts w:cstheme="minorHAnsi"/>
        </w:rPr>
        <w:t xml:space="preserve">; </w:t>
      </w:r>
      <w:r w:rsidR="0006001A" w:rsidRPr="00BD0B06">
        <w:rPr>
          <w:rFonts w:cstheme="minorHAnsi"/>
        </w:rPr>
        <w:t>however,</w:t>
      </w:r>
      <w:r w:rsidR="00BC59FD" w:rsidRPr="00BD0B06">
        <w:rPr>
          <w:rFonts w:cstheme="minorHAnsi"/>
        </w:rPr>
        <w:t xml:space="preserve"> for cold worked metals this trend is reversed</w:t>
      </w:r>
      <w:r w:rsidR="00280A4F" w:rsidRPr="00BD0B06">
        <w:rPr>
          <w:rFonts w:cstheme="minorHAnsi"/>
        </w:rPr>
        <w:t xml:space="preserve"> </w:t>
      </w:r>
      <w:r w:rsidR="00280A4F" w:rsidRPr="00BD0B06">
        <w:rPr>
          <w:rFonts w:cstheme="minorHAnsi"/>
        </w:rPr>
        <w:fldChar w:fldCharType="begin"/>
      </w:r>
      <w:r w:rsidR="00E97942">
        <w:rPr>
          <w:rFonts w:cstheme="minorHAnsi"/>
        </w:rPr>
        <w:instrText xml:space="preserve"> ADDIN ZOTERO_ITEM CSL_CITATION {"citationID":"frNzSGB7","properties":{"formattedCitation":"[52], [53]","plainCitation":"[52], [53]","noteIndex":0},"citationItems":[{"id":28,"uris":["http://zotero.org/users/8315333/items/J8PMAFGW",["http://zotero.org/users/8315333/items/J8PMAFGW"]],"itemData":{"id":28,"type":"article-journal","abstract":"Several stainless steels and Ni-base alloys were investigated to compare their hydrogen embrittlement susceptibility in annealed, cold-worked, and aged conditions. Cathodic hydrogen charging was used for introducing hydrogen, and reverse bending tests were applied in measuring hydrogen-induced ductility loss. It was found that hydrogen embrittlement increased with increasing nickel content, cold-working and thermal aging at 500◦C. Optical metallographic examination and X-ray di raction analysis showed substantial microstructural and structural changes in all the materials under investigation, but the standard and highly alloyed stainless steels in cold-worked and cold-worked and aged cases were more resistant to hydrogen-induced ductility loss than highly corrosion resistant Ni-base alloys. ? 2002 Published by Elsevier Science Ltd on behalf of the International Association for Hydrogen Energy.","container-title":"International Journal of Hydrogen Energy","DOI":"10.1016/S0360-3199(01)00151-3","ISSN":"03603199","issue":"7-8","journalAbbreviation":"International Journal of Hydrogen Energy","language":"en","page":"793-800","source":"DOI.org (Crossref)","title":"Comparison of hydrogen embrittlement of stainless steels and nickel-base alloys","volume":"27","author":[{"family":"El kebir","given":"O"}],"issued":{"date-parts":[["2002",8]]}}},{"id":30,"uris":["http://zotero.org/users/8315333/items/YXQZHZG9",["http://zotero.org/users/8315333/items/YXQZHZG9"]],"itemData":{"id":30,"type":"article-journal","abstract":"Hydrogen embrittlement tests on type 316L stainless steel are performed including cathodic charging during slow strain rate tests. Brittle multiple cracking is observed and relationships between crack growth rate and diffusion are analysed. The inﬂuence of hydrogen on the morphology of ductile fracture is found after fractographic examination. Two aspects of ductile failure are observed in accordance with the hydrogen content of the sample; a reduced density of microvoids for higher hydrogen contents and brittle secondary cracking in addition to ductile fracture surfaces for lower hydrogen contents. © 1999 Elsevier Science S.A. All rights reserved.","container-title":"Materials Science and Engineering: A","DOI":"10.1016/S0921-5093(99)00319-6","ISSN":"09215093","issue":"2","journalAbbreviation":"Materials Science and Engineering: A","language":"en","page":"279-283","source":"DOI.org (Crossref)","title":"Hydrogen embrittlement of 316L type stainless steel","volume":"272","author":[{"family":"Herms","given":"E"},{"family":"Olive","given":"J.M"},{"family":"Puiggali","given":"M"}],"issued":{"date-parts":[["1999",11]]}}}],"schema":"https://github.com/citation-style-language/schema/raw/master/csl-citation.json"} </w:instrText>
      </w:r>
      <w:r w:rsidR="00280A4F" w:rsidRPr="00BD0B06">
        <w:rPr>
          <w:rFonts w:cstheme="minorHAnsi"/>
        </w:rPr>
        <w:fldChar w:fldCharType="separate"/>
      </w:r>
      <w:r w:rsidR="00E97942" w:rsidRPr="00E97942">
        <w:rPr>
          <w:rFonts w:ascii="Calibri" w:hAnsi="Calibri" w:cs="Calibri"/>
        </w:rPr>
        <w:t>[52], [53]</w:t>
      </w:r>
      <w:r w:rsidR="00280A4F" w:rsidRPr="00BD0B06">
        <w:rPr>
          <w:rFonts w:cstheme="minorHAnsi"/>
        </w:rPr>
        <w:fldChar w:fldCharType="end"/>
      </w:r>
      <w:r w:rsidR="00BC59FD" w:rsidRPr="00BD0B06">
        <w:rPr>
          <w:rFonts w:cstheme="minorHAnsi"/>
        </w:rPr>
        <w:t xml:space="preserve">. </w:t>
      </w:r>
      <w:r w:rsidR="003B31C4" w:rsidRPr="00BD0B06">
        <w:rPr>
          <w:rFonts w:cstheme="minorHAnsi"/>
        </w:rPr>
        <w:t>Increasing</w:t>
      </w:r>
      <w:r w:rsidR="00566C79" w:rsidRPr="00BD0B06">
        <w:rPr>
          <w:rFonts w:cstheme="minorHAnsi"/>
        </w:rPr>
        <w:t xml:space="preserve"> the Ni content also causes an increase in intragranular fracture due to </w:t>
      </w:r>
      <w:r w:rsidR="00C62D38" w:rsidRPr="00BD0B06">
        <w:rPr>
          <w:rFonts w:cstheme="minorHAnsi"/>
        </w:rPr>
        <w:t>hydrogen embrittlement, as depicted in Figure</w:t>
      </w:r>
      <w:r w:rsidR="00E44CBC" w:rsidRPr="00BD0B06">
        <w:rPr>
          <w:rFonts w:cstheme="minorHAnsi"/>
        </w:rPr>
        <w:t xml:space="preserve"> 7.</w:t>
      </w:r>
    </w:p>
    <w:bookmarkEnd w:id="109"/>
    <w:p w14:paraId="2F935DE6" w14:textId="639F959B" w:rsidR="00402529" w:rsidRPr="00BD0B06" w:rsidRDefault="00402529" w:rsidP="00402529">
      <w:pPr>
        <w:jc w:val="center"/>
        <w:rPr>
          <w:rFonts w:cstheme="minorHAnsi"/>
        </w:rPr>
      </w:pPr>
      <w:r w:rsidRPr="00BD0B06">
        <w:rPr>
          <w:rFonts w:cstheme="minorHAnsi"/>
          <w:noProof/>
        </w:rPr>
        <w:drawing>
          <wp:inline distT="0" distB="0" distL="0" distR="0" wp14:anchorId="239DF60B" wp14:editId="2917A39B">
            <wp:extent cx="3441290" cy="3483571"/>
            <wp:effectExtent l="0" t="0" r="6985"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457227" cy="3499704"/>
                    </a:xfrm>
                    <a:prstGeom prst="rect">
                      <a:avLst/>
                    </a:prstGeom>
                  </pic:spPr>
                </pic:pic>
              </a:graphicData>
            </a:graphic>
          </wp:inline>
        </w:drawing>
      </w:r>
    </w:p>
    <w:p w14:paraId="7C3B4481" w14:textId="302DE76D" w:rsidR="0089553A" w:rsidRPr="00BD0B06" w:rsidRDefault="0089553A" w:rsidP="00402529">
      <w:pPr>
        <w:jc w:val="center"/>
        <w:rPr>
          <w:rFonts w:cstheme="minorHAnsi"/>
        </w:rPr>
      </w:pPr>
      <w:r w:rsidRPr="00BD0B06">
        <w:rPr>
          <w:rFonts w:cstheme="minorHAnsi"/>
        </w:rPr>
        <w:t xml:space="preserve">Figure </w:t>
      </w:r>
      <w:r w:rsidR="001A01D7">
        <w:rPr>
          <w:rFonts w:cstheme="minorHAnsi"/>
        </w:rPr>
        <w:t>10</w:t>
      </w:r>
      <w:r w:rsidRPr="00BD0B06">
        <w:rPr>
          <w:rFonts w:cstheme="minorHAnsi"/>
        </w:rPr>
        <w:t xml:space="preserve">. Microstructure </w:t>
      </w:r>
      <w:r w:rsidR="00B47523" w:rsidRPr="00BD0B06">
        <w:rPr>
          <w:rFonts w:cstheme="minorHAnsi"/>
        </w:rPr>
        <w:t xml:space="preserve">of </w:t>
      </w:r>
      <w:r w:rsidR="0001308E" w:rsidRPr="00BD0B06">
        <w:rPr>
          <w:rFonts w:cstheme="minorHAnsi"/>
        </w:rPr>
        <w:t xml:space="preserve">annealed </w:t>
      </w:r>
      <w:r w:rsidR="00B47523" w:rsidRPr="00BD0B06">
        <w:rPr>
          <w:rFonts w:cstheme="minorHAnsi"/>
        </w:rPr>
        <w:t xml:space="preserve">316L </w:t>
      </w:r>
      <w:r w:rsidR="009C19B5" w:rsidRPr="00BD0B06">
        <w:rPr>
          <w:rFonts w:cstheme="minorHAnsi"/>
        </w:rPr>
        <w:t>s</w:t>
      </w:r>
      <w:r w:rsidR="00B47523" w:rsidRPr="00BD0B06">
        <w:rPr>
          <w:rFonts w:cstheme="minorHAnsi"/>
        </w:rPr>
        <w:t xml:space="preserve">tainless </w:t>
      </w:r>
      <w:r w:rsidR="009C19B5" w:rsidRPr="00BD0B06">
        <w:rPr>
          <w:rFonts w:cstheme="minorHAnsi"/>
        </w:rPr>
        <w:t>s</w:t>
      </w:r>
      <w:r w:rsidR="00B47523" w:rsidRPr="00BD0B06">
        <w:rPr>
          <w:rFonts w:cstheme="minorHAnsi"/>
        </w:rPr>
        <w:t xml:space="preserve">teel before (a) and after </w:t>
      </w:r>
      <w:r w:rsidR="009C19B5" w:rsidRPr="00BD0B06">
        <w:rPr>
          <w:rFonts w:cstheme="minorHAnsi"/>
        </w:rPr>
        <w:t xml:space="preserve">(b) 20 </w:t>
      </w:r>
      <w:proofErr w:type="spellStart"/>
      <w:r w:rsidR="009C19B5" w:rsidRPr="00BD0B06">
        <w:rPr>
          <w:rFonts w:cstheme="minorHAnsi"/>
        </w:rPr>
        <w:t>hr</w:t>
      </w:r>
      <w:proofErr w:type="spellEnd"/>
      <w:r w:rsidR="009C19B5" w:rsidRPr="00BD0B06">
        <w:rPr>
          <w:rFonts w:cstheme="minorHAnsi"/>
        </w:rPr>
        <w:t xml:space="preserve"> of</w:t>
      </w:r>
      <w:r w:rsidR="007C59A6" w:rsidRPr="00BD0B06">
        <w:rPr>
          <w:rFonts w:cstheme="minorHAnsi"/>
        </w:rPr>
        <w:t xml:space="preserve"> cathodic</w:t>
      </w:r>
      <w:r w:rsidR="009C19B5" w:rsidRPr="00BD0B06">
        <w:rPr>
          <w:rFonts w:cstheme="minorHAnsi"/>
        </w:rPr>
        <w:t xml:space="preserve"> hydrogen </w:t>
      </w:r>
      <w:r w:rsidR="007C59A6" w:rsidRPr="00BD0B06">
        <w:rPr>
          <w:rFonts w:cstheme="minorHAnsi"/>
        </w:rPr>
        <w:t>charging</w:t>
      </w:r>
      <w:r w:rsidR="009C19B5" w:rsidRPr="00BD0B06">
        <w:rPr>
          <w:rFonts w:cstheme="minorHAnsi"/>
        </w:rPr>
        <w:t xml:space="preserve"> </w:t>
      </w:r>
      <w:r w:rsidR="007C59A6" w:rsidRPr="00BD0B06">
        <w:rPr>
          <w:rFonts w:cstheme="minorHAnsi"/>
        </w:rPr>
        <w:t xml:space="preserve">compared to </w:t>
      </w:r>
      <w:r w:rsidR="0001308E" w:rsidRPr="00BD0B06">
        <w:rPr>
          <w:rFonts w:cstheme="minorHAnsi"/>
        </w:rPr>
        <w:t xml:space="preserve">annealed </w:t>
      </w:r>
      <w:r w:rsidR="00870D55" w:rsidRPr="00BD0B06">
        <w:rPr>
          <w:rFonts w:cstheme="minorHAnsi"/>
        </w:rPr>
        <w:t xml:space="preserve">Hastelloy C-276 before (c) and after (d) 20 </w:t>
      </w:r>
      <w:proofErr w:type="spellStart"/>
      <w:r w:rsidR="00870D55" w:rsidRPr="00BD0B06">
        <w:rPr>
          <w:rFonts w:cstheme="minorHAnsi"/>
        </w:rPr>
        <w:t>hr</w:t>
      </w:r>
      <w:proofErr w:type="spellEnd"/>
      <w:r w:rsidR="00870D55" w:rsidRPr="00BD0B06">
        <w:rPr>
          <w:rFonts w:cstheme="minorHAnsi"/>
        </w:rPr>
        <w:t xml:space="preserve"> of cathodic hydrogen charging </w:t>
      </w:r>
      <w:r w:rsidR="00280A4F" w:rsidRPr="00BD0B06">
        <w:rPr>
          <w:rFonts w:cstheme="minorHAnsi"/>
        </w:rPr>
        <w:fldChar w:fldCharType="begin"/>
      </w:r>
      <w:r w:rsidR="00E97942">
        <w:rPr>
          <w:rFonts w:cstheme="minorHAnsi"/>
        </w:rPr>
        <w:instrText xml:space="preserve"> ADDIN ZOTERO_ITEM CSL_CITATION {"citationID":"21sepDOR","properties":{"formattedCitation":"[53]","plainCitation":"[53]","noteIndex":0},"citationItems":[{"id":30,"uris":["http://zotero.org/users/8315333/items/YXQZHZG9",["http://zotero.org/users/8315333/items/YXQZHZG9"]],"itemData":{"id":30,"type":"article-journal","abstract":"Hydrogen embrittlement tests on type 316L stainless steel are performed including cathodic charging during slow strain rate tests. Brittle multiple cracking is observed and relationships between crack growth rate and diffusion are analysed. The inﬂuence of hydrogen on the morphology of ductile fracture is found after fractographic examination. Two aspects of ductile failure are observed in accordance with the hydrogen content of the sample; a reduced density of microvoids for higher hydrogen contents and brittle secondary cracking in addition to ductile fracture surfaces for lower hydrogen contents. © 1999 Elsevier Science S.A. All rights reserved.","container-title":"Materials Science and Engineering: A","DOI":"10.1016/S0921-5093(99)00319-6","ISSN":"09215093","issue":"2","journalAbbreviation":"Materials Science and Engineering: A","language":"en","page":"279-283","source":"DOI.org (Crossref)","title":"Hydrogen embrittlement of 316L type stainless steel","volume":"272","author":[{"family":"Herms","given":"E"},{"family":"Olive","given":"J.M"},{"family":"Puiggali","given":"M"}],"issued":{"date-parts":[["1999",11]]}}}],"schema":"https://github.com/citation-style-language/schema/raw/master/csl-citation.json"} </w:instrText>
      </w:r>
      <w:r w:rsidR="00280A4F" w:rsidRPr="00BD0B06">
        <w:rPr>
          <w:rFonts w:cstheme="minorHAnsi"/>
        </w:rPr>
        <w:fldChar w:fldCharType="separate"/>
      </w:r>
      <w:r w:rsidR="00E97942" w:rsidRPr="00E97942">
        <w:rPr>
          <w:rFonts w:ascii="Calibri" w:hAnsi="Calibri" w:cs="Calibri"/>
        </w:rPr>
        <w:t>[53]</w:t>
      </w:r>
      <w:r w:rsidR="00280A4F" w:rsidRPr="00BD0B06">
        <w:rPr>
          <w:rFonts w:cstheme="minorHAnsi"/>
        </w:rPr>
        <w:fldChar w:fldCharType="end"/>
      </w:r>
      <w:r w:rsidR="00280A4F" w:rsidRPr="00BD0B06">
        <w:rPr>
          <w:rFonts w:cstheme="minorHAnsi"/>
        </w:rPr>
        <w:t>.</w:t>
      </w:r>
    </w:p>
    <w:p w14:paraId="3811539E" w14:textId="34692AD7" w:rsidR="00E44CBC" w:rsidRPr="00BD0B06" w:rsidRDefault="00E44CBC" w:rsidP="00E44CBC">
      <w:pPr>
        <w:rPr>
          <w:rFonts w:cstheme="minorHAnsi"/>
        </w:rPr>
      </w:pPr>
      <w:bookmarkStart w:id="110" w:name="_Hlk147414233"/>
      <w:r w:rsidRPr="00BD0B06">
        <w:rPr>
          <w:rFonts w:cstheme="minorHAnsi"/>
        </w:rPr>
        <w:t>This increase in crack size and frequency</w:t>
      </w:r>
      <w:r w:rsidR="001B7F37" w:rsidRPr="00BD0B06">
        <w:rPr>
          <w:rFonts w:cstheme="minorHAnsi"/>
        </w:rPr>
        <w:t xml:space="preserve"> in higher Ni alloys</w:t>
      </w:r>
      <w:r w:rsidRPr="00BD0B06">
        <w:rPr>
          <w:rFonts w:cstheme="minorHAnsi"/>
        </w:rPr>
        <w:t xml:space="preserve"> </w:t>
      </w:r>
      <w:r w:rsidR="003A7302" w:rsidRPr="00BD0B06">
        <w:rPr>
          <w:rFonts w:cstheme="minorHAnsi"/>
        </w:rPr>
        <w:t xml:space="preserve">would likely allow for more surface to be attacked by </w:t>
      </w:r>
      <w:r w:rsidR="00A26B35" w:rsidRPr="00BD0B06">
        <w:rPr>
          <w:rFonts w:cstheme="minorHAnsi"/>
        </w:rPr>
        <w:t xml:space="preserve">corrosive agents; however, the higher </w:t>
      </w:r>
      <w:r w:rsidR="001B7F37" w:rsidRPr="00BD0B06">
        <w:rPr>
          <w:rFonts w:cstheme="minorHAnsi"/>
        </w:rPr>
        <w:t>Ni</w:t>
      </w:r>
      <w:r w:rsidR="00A26B35" w:rsidRPr="00BD0B06">
        <w:rPr>
          <w:rFonts w:cstheme="minorHAnsi"/>
        </w:rPr>
        <w:t xml:space="preserve"> content likely more than offsets this</w:t>
      </w:r>
      <w:r w:rsidR="001B7F37" w:rsidRPr="00BD0B06">
        <w:rPr>
          <w:rFonts w:cstheme="minorHAnsi"/>
        </w:rPr>
        <w:t xml:space="preserve"> through </w:t>
      </w:r>
      <w:r w:rsidR="00061257" w:rsidRPr="00BD0B06">
        <w:rPr>
          <w:rFonts w:cstheme="minorHAnsi"/>
        </w:rPr>
        <w:t>its higher fluorination resistance</w:t>
      </w:r>
      <w:r w:rsidR="001B7F37" w:rsidRPr="00BD0B06">
        <w:rPr>
          <w:rFonts w:cstheme="minorHAnsi"/>
        </w:rPr>
        <w:t>.</w:t>
      </w:r>
      <w:bookmarkEnd w:id="110"/>
    </w:p>
    <w:p w14:paraId="1F11E27D" w14:textId="7BBD2EBD" w:rsidR="00CE7F6B" w:rsidRPr="00BD0B06" w:rsidRDefault="007441AA" w:rsidP="00923D35">
      <w:pPr>
        <w:pStyle w:val="Heading3"/>
        <w:rPr>
          <w:rFonts w:asciiTheme="minorHAnsi" w:hAnsiTheme="minorHAnsi" w:cstheme="minorHAnsi"/>
        </w:rPr>
      </w:pPr>
      <w:bookmarkStart w:id="111" w:name="_Toc92120930"/>
      <w:r w:rsidRPr="00BD0B06">
        <w:rPr>
          <w:rFonts w:asciiTheme="minorHAnsi" w:hAnsiTheme="minorHAnsi" w:cstheme="minorHAnsi"/>
        </w:rPr>
        <w:t>6</w:t>
      </w:r>
      <w:r w:rsidR="000168DA" w:rsidRPr="00BD0B06">
        <w:rPr>
          <w:rFonts w:asciiTheme="minorHAnsi" w:hAnsiTheme="minorHAnsi" w:cstheme="minorHAnsi"/>
        </w:rPr>
        <w:t xml:space="preserve">.3 Corrosion </w:t>
      </w:r>
      <w:r w:rsidR="003A6E12" w:rsidRPr="00BD0B06">
        <w:rPr>
          <w:rFonts w:asciiTheme="minorHAnsi" w:hAnsiTheme="minorHAnsi" w:cstheme="minorHAnsi"/>
        </w:rPr>
        <w:t>D</w:t>
      </w:r>
      <w:r w:rsidR="006559C0" w:rsidRPr="00BD0B06">
        <w:rPr>
          <w:rFonts w:asciiTheme="minorHAnsi" w:hAnsiTheme="minorHAnsi" w:cstheme="minorHAnsi"/>
        </w:rPr>
        <w:t>ue to</w:t>
      </w:r>
      <w:r w:rsidR="006A331E" w:rsidRPr="00BD0B06">
        <w:rPr>
          <w:rFonts w:asciiTheme="minorHAnsi" w:hAnsiTheme="minorHAnsi" w:cstheme="minorHAnsi"/>
        </w:rPr>
        <w:t xml:space="preserve"> </w:t>
      </w:r>
      <w:r w:rsidR="003A6E12" w:rsidRPr="00BD0B06">
        <w:rPr>
          <w:rFonts w:asciiTheme="minorHAnsi" w:hAnsiTheme="minorHAnsi" w:cstheme="minorHAnsi"/>
        </w:rPr>
        <w:t>M</w:t>
      </w:r>
      <w:r w:rsidR="006559C0" w:rsidRPr="00BD0B06">
        <w:rPr>
          <w:rFonts w:asciiTheme="minorHAnsi" w:hAnsiTheme="minorHAnsi" w:cstheme="minorHAnsi"/>
        </w:rPr>
        <w:t xml:space="preserve">olten </w:t>
      </w:r>
      <w:r w:rsidR="003A6E12" w:rsidRPr="00BD0B06">
        <w:rPr>
          <w:rFonts w:asciiTheme="minorHAnsi" w:hAnsiTheme="minorHAnsi" w:cstheme="minorHAnsi"/>
        </w:rPr>
        <w:t>S</w:t>
      </w:r>
      <w:r w:rsidR="006559C0" w:rsidRPr="00BD0B06">
        <w:rPr>
          <w:rFonts w:asciiTheme="minorHAnsi" w:hAnsiTheme="minorHAnsi" w:cstheme="minorHAnsi"/>
        </w:rPr>
        <w:t>alt</w:t>
      </w:r>
      <w:bookmarkEnd w:id="111"/>
    </w:p>
    <w:p w14:paraId="1C2C3F13" w14:textId="5940EA4A" w:rsidR="007A6D20" w:rsidRPr="00BD0B06" w:rsidRDefault="006A331E" w:rsidP="00160F04">
      <w:pPr>
        <w:rPr>
          <w:rFonts w:cstheme="minorHAnsi"/>
        </w:rPr>
      </w:pPr>
      <w:bookmarkStart w:id="112" w:name="_Hlk147414988"/>
      <w:r w:rsidRPr="00BD0B06">
        <w:rPr>
          <w:rFonts w:cstheme="minorHAnsi"/>
        </w:rPr>
        <w:t>T</w:t>
      </w:r>
      <w:r w:rsidR="007A6D20" w:rsidRPr="00BD0B06">
        <w:rPr>
          <w:rFonts w:cstheme="minorHAnsi"/>
        </w:rPr>
        <w:t xml:space="preserve">here are essentially </w:t>
      </w:r>
      <w:r w:rsidRPr="00BD0B06">
        <w:rPr>
          <w:rFonts w:cstheme="minorHAnsi"/>
        </w:rPr>
        <w:t>2</w:t>
      </w:r>
      <w:r w:rsidR="007A6D20" w:rsidRPr="00BD0B06">
        <w:rPr>
          <w:rFonts w:cstheme="minorHAnsi"/>
        </w:rPr>
        <w:t xml:space="preserve"> </w:t>
      </w:r>
      <w:r w:rsidRPr="00BD0B06">
        <w:rPr>
          <w:rFonts w:cstheme="minorHAnsi"/>
        </w:rPr>
        <w:t xml:space="preserve">theorized </w:t>
      </w:r>
      <w:r w:rsidR="007A6D20" w:rsidRPr="00BD0B06">
        <w:rPr>
          <w:rFonts w:cstheme="minorHAnsi"/>
        </w:rPr>
        <w:t xml:space="preserve">methods of corrosive attack by molten salt on structural metals: continuous </w:t>
      </w:r>
      <w:r w:rsidRPr="00BD0B06">
        <w:rPr>
          <w:rFonts w:cstheme="minorHAnsi"/>
        </w:rPr>
        <w:t xml:space="preserve">corrosion due to mass transfer of metals into the salt and impurities in the salt mix </w:t>
      </w:r>
      <w:r w:rsidR="007D74DA" w:rsidRPr="00BD0B06">
        <w:rPr>
          <w:rFonts w:cstheme="minorHAnsi"/>
        </w:rPr>
        <w:fldChar w:fldCharType="begin"/>
      </w:r>
      <w:r w:rsidR="00E97942">
        <w:rPr>
          <w:rFonts w:cstheme="minorHAnsi"/>
        </w:rPr>
        <w:instrText xml:space="preserve"> ADDIN ZOTERO_ITEM CSL_CITATION {"citationID":"PeSvfihR","properties":{"formattedCitation":"[54]","plainCitation":"[54]","noteIndex":0},"citationItems":[{"id":6,"uris":["http://zotero.org/users/8315333/items/XM266FQV",["http://zotero.org/users/8315333/items/XM266FQV"]],"itemData":{"id":6,"type":"report","language":"en","note":"DOI: 10.2172/4675946","number":"ORNL--4658, 4675946","page":"ORNL--4658, 4675946","source":"DOI.org (Crossref)","title":"CHEMICAL ASPECTS OF MSRE OPERATIONS.","URL":"http://www.osti.gov/servlets/purl/4675946/","author":[{"family":"Thoma","given":"R.E."}],"accessed":{"date-parts":[["2021",8,2]]},"issued":{"date-parts":[["1971",1,1]]}}}],"schema":"https://github.com/citation-style-language/schema/raw/master/csl-citation.json"} </w:instrText>
      </w:r>
      <w:r w:rsidR="007D74DA" w:rsidRPr="00BD0B06">
        <w:rPr>
          <w:rFonts w:cstheme="minorHAnsi"/>
        </w:rPr>
        <w:fldChar w:fldCharType="separate"/>
      </w:r>
      <w:r w:rsidR="00E97942" w:rsidRPr="00E97942">
        <w:rPr>
          <w:rFonts w:ascii="Calibri" w:hAnsi="Calibri" w:cs="Calibri"/>
        </w:rPr>
        <w:t>[54]</w:t>
      </w:r>
      <w:r w:rsidR="007D74DA" w:rsidRPr="00BD0B06">
        <w:rPr>
          <w:rFonts w:cstheme="minorHAnsi"/>
        </w:rPr>
        <w:fldChar w:fldCharType="end"/>
      </w:r>
      <w:r w:rsidRPr="00BD0B06">
        <w:rPr>
          <w:rFonts w:cstheme="minorHAnsi"/>
        </w:rPr>
        <w:t>.</w:t>
      </w:r>
    </w:p>
    <w:p w14:paraId="0B8B57BE" w14:textId="77BBC2E7" w:rsidR="006A331E" w:rsidRPr="00BD0B06" w:rsidRDefault="006A331E" w:rsidP="00160F04">
      <w:pPr>
        <w:rPr>
          <w:rFonts w:cstheme="minorHAnsi"/>
        </w:rPr>
      </w:pPr>
      <w:r w:rsidRPr="00BD0B06">
        <w:rPr>
          <w:rFonts w:cstheme="minorHAnsi"/>
        </w:rPr>
        <w:t xml:space="preserve">Across the MSRE project, samples of the coolant </w:t>
      </w:r>
      <w:r w:rsidR="00DE64EE" w:rsidRPr="00BD0B06">
        <w:rPr>
          <w:rFonts w:cstheme="minorHAnsi"/>
        </w:rPr>
        <w:t xml:space="preserve">FLiBe </w:t>
      </w:r>
      <w:r w:rsidRPr="00BD0B06">
        <w:rPr>
          <w:rFonts w:cstheme="minorHAnsi"/>
        </w:rPr>
        <w:t xml:space="preserve">salt were taken to measure the concentration of Cr, Fe, and Ni dissolved into the salt as a method of determining the rate of corrosion of the Hastelloy-N piping by the salt. Analysis of these samples showed that, while there was an initial spike in metal concentration (thought to be due to reactions caused by impurities in the salt), the metal concentration </w:t>
      </w:r>
      <w:r w:rsidRPr="00BD0B06">
        <w:rPr>
          <w:rFonts w:cstheme="minorHAnsi"/>
        </w:rPr>
        <w:lastRenderedPageBreak/>
        <w:t xml:space="preserve">leveled off at 32 ppm Cr, 64 ppm Fe, and 20 ppm Ni. These values persisted allowing for </w:t>
      </w:r>
      <w:r w:rsidR="00DE64EE" w:rsidRPr="00BD0B06">
        <w:rPr>
          <w:rFonts w:cstheme="minorHAnsi"/>
        </w:rPr>
        <w:t xml:space="preserve">the time between </w:t>
      </w:r>
      <w:r w:rsidRPr="00BD0B06">
        <w:rPr>
          <w:rFonts w:cstheme="minorHAnsi"/>
        </w:rPr>
        <w:t>samples to be taken monthly</w:t>
      </w:r>
      <w:r w:rsidR="00DE64EE" w:rsidRPr="00BD0B06">
        <w:rPr>
          <w:rFonts w:cstheme="minorHAnsi"/>
        </w:rPr>
        <w:t xml:space="preserve"> and did not spike again until the system had become contaminated due to atmospheric exposure </w:t>
      </w:r>
      <w:r w:rsidR="007D74DA" w:rsidRPr="00BD0B06">
        <w:rPr>
          <w:rFonts w:cstheme="minorHAnsi"/>
        </w:rPr>
        <w:fldChar w:fldCharType="begin"/>
      </w:r>
      <w:r w:rsidR="00E97942">
        <w:rPr>
          <w:rFonts w:cstheme="minorHAnsi"/>
        </w:rPr>
        <w:instrText xml:space="preserve"> ADDIN ZOTERO_ITEM CSL_CITATION {"citationID":"u5mvLhQU","properties":{"formattedCitation":"[54]","plainCitation":"[54]","noteIndex":0},"citationItems":[{"id":6,"uris":["http://zotero.org/users/8315333/items/XM266FQV",["http://zotero.org/users/8315333/items/XM266FQV"]],"itemData":{"id":6,"type":"report","language":"en","note":"DOI: 10.2172/4675946","number":"ORNL--4658, 4675946","page":"ORNL--4658, 4675946","source":"DOI.org (Crossref)","title":"CHEMICAL ASPECTS OF MSRE OPERATIONS.","URL":"http://www.osti.gov/servlets/purl/4675946/","author":[{"family":"Thoma","given":"R.E."}],"accessed":{"date-parts":[["2021",8,2]]},"issued":{"date-parts":[["1971",1,1]]}}}],"schema":"https://github.com/citation-style-language/schema/raw/master/csl-citation.json"} </w:instrText>
      </w:r>
      <w:r w:rsidR="007D74DA" w:rsidRPr="00BD0B06">
        <w:rPr>
          <w:rFonts w:cstheme="minorHAnsi"/>
        </w:rPr>
        <w:fldChar w:fldCharType="separate"/>
      </w:r>
      <w:r w:rsidR="00E97942" w:rsidRPr="00E97942">
        <w:rPr>
          <w:rFonts w:ascii="Calibri" w:hAnsi="Calibri" w:cs="Calibri"/>
        </w:rPr>
        <w:t>[54]</w:t>
      </w:r>
      <w:r w:rsidR="007D74DA" w:rsidRPr="00BD0B06">
        <w:rPr>
          <w:rFonts w:cstheme="minorHAnsi"/>
        </w:rPr>
        <w:fldChar w:fldCharType="end"/>
      </w:r>
      <w:r w:rsidR="00DE64EE" w:rsidRPr="00BD0B06">
        <w:rPr>
          <w:rFonts w:cstheme="minorHAnsi"/>
        </w:rPr>
        <w:t xml:space="preserve">. These findings imply that continuous corrosion due to mass transfer is minimal, if not nonexistent, at least for FLiBe with Ni alloys. </w:t>
      </w:r>
      <w:r w:rsidR="00060A60" w:rsidRPr="00BD0B06">
        <w:rPr>
          <w:rFonts w:cstheme="minorHAnsi"/>
        </w:rPr>
        <w:t xml:space="preserve">These tests </w:t>
      </w:r>
      <w:proofErr w:type="gramStart"/>
      <w:r w:rsidR="00060A60" w:rsidRPr="00BD0B06">
        <w:rPr>
          <w:rFonts w:cstheme="minorHAnsi"/>
        </w:rPr>
        <w:t>were however</w:t>
      </w:r>
      <w:proofErr w:type="gramEnd"/>
      <w:r w:rsidR="00060A60" w:rsidRPr="00BD0B06">
        <w:rPr>
          <w:rFonts w:cstheme="minorHAnsi"/>
        </w:rPr>
        <w:t xml:space="preserve"> performed in static tests with a constant bulk temperature throughout. Future testing </w:t>
      </w:r>
      <w:r w:rsidR="00A560A6" w:rsidRPr="00BD0B06">
        <w:rPr>
          <w:rFonts w:cstheme="minorHAnsi"/>
        </w:rPr>
        <w:t xml:space="preserve">conducted by </w:t>
      </w:r>
      <w:proofErr w:type="spellStart"/>
      <w:r w:rsidR="00A560A6" w:rsidRPr="00BD0B06">
        <w:rPr>
          <w:rFonts w:cstheme="minorHAnsi"/>
        </w:rPr>
        <w:t>Santarini</w:t>
      </w:r>
      <w:proofErr w:type="spellEnd"/>
      <w:r w:rsidR="00A560A6" w:rsidRPr="00BD0B06">
        <w:rPr>
          <w:rFonts w:cstheme="minorHAnsi"/>
        </w:rPr>
        <w:t xml:space="preserve"> at Oak Ridge National Lab found that there was sustained corrosion in the MSRE due to the existence of a temperature gradient in a flowing molten salt loop which caused an imbalance in the concentration of Cr</w:t>
      </w:r>
      <w:r w:rsidR="00A560A6" w:rsidRPr="00BD0B06">
        <w:rPr>
          <w:rFonts w:cstheme="minorHAnsi"/>
          <w:vertAlign w:val="superscript"/>
        </w:rPr>
        <w:t>2+</w:t>
      </w:r>
      <w:r w:rsidR="00A560A6" w:rsidRPr="00BD0B06">
        <w:rPr>
          <w:rFonts w:cstheme="minorHAnsi"/>
        </w:rPr>
        <w:t xml:space="preserve"> in the salt solution </w:t>
      </w:r>
      <w:r w:rsidR="007D74DA" w:rsidRPr="00BD0B06">
        <w:rPr>
          <w:rFonts w:cstheme="minorHAnsi"/>
        </w:rPr>
        <w:fldChar w:fldCharType="begin"/>
      </w:r>
      <w:r w:rsidR="00E97942">
        <w:rPr>
          <w:rFonts w:cstheme="minorHAnsi"/>
        </w:rPr>
        <w:instrText xml:space="preserve"> ADDIN ZOTERO_ITEM CSL_CITATION {"citationID":"UzPTMoXx","properties":{"formattedCitation":"[55]","plainCitation":"[55]","noteIndex":0},"citationItems":[{"id":56,"uris":["http://zotero.org/users/8315333/items/KTDVPXGS",["http://zotero.org/users/8315333/items/KTDVPXGS"]],"itemData":{"id":56,"type":"article-journal","language":"fr","page":"15","source":"Zotero","title":"SELS FONDUS: LES PROBLkMES DE CORROSION ET D’hLECTROMkTALLURGIE DANS LE DOMAINE NUCLiZAIRE","author":[{"family":"Santariwi","given":"G"}]}}],"schema":"https://github.com/citation-style-language/schema/raw/master/csl-citation.json"} </w:instrText>
      </w:r>
      <w:r w:rsidR="007D74DA" w:rsidRPr="00BD0B06">
        <w:rPr>
          <w:rFonts w:cstheme="minorHAnsi"/>
        </w:rPr>
        <w:fldChar w:fldCharType="separate"/>
      </w:r>
      <w:r w:rsidR="00E97942" w:rsidRPr="00E97942">
        <w:rPr>
          <w:rFonts w:ascii="Calibri" w:hAnsi="Calibri" w:cs="Calibri"/>
        </w:rPr>
        <w:t>[55]</w:t>
      </w:r>
      <w:r w:rsidR="007D74DA" w:rsidRPr="00BD0B06">
        <w:rPr>
          <w:rFonts w:cstheme="minorHAnsi"/>
        </w:rPr>
        <w:fldChar w:fldCharType="end"/>
      </w:r>
      <w:r w:rsidR="00A560A6" w:rsidRPr="00BD0B06">
        <w:rPr>
          <w:rFonts w:cstheme="minorHAnsi"/>
        </w:rPr>
        <w:t>. Cr</w:t>
      </w:r>
      <w:r w:rsidR="00A560A6" w:rsidRPr="00BD0B06">
        <w:rPr>
          <w:rFonts w:cstheme="minorHAnsi"/>
          <w:vertAlign w:val="superscript"/>
        </w:rPr>
        <w:t>2+</w:t>
      </w:r>
      <w:r w:rsidR="00A560A6" w:rsidRPr="00BD0B06">
        <w:rPr>
          <w:rFonts w:cstheme="minorHAnsi"/>
        </w:rPr>
        <w:t xml:space="preserve"> would build up in colder sections of the loop, causing more Cr to diffuse into the salt at the hotter sections </w:t>
      </w:r>
      <w:r w:rsidR="007D74DA" w:rsidRPr="00BD0B06">
        <w:rPr>
          <w:rFonts w:cstheme="minorHAnsi"/>
        </w:rPr>
        <w:fldChar w:fldCharType="begin"/>
      </w:r>
      <w:r w:rsidR="00E97942">
        <w:rPr>
          <w:rFonts w:cstheme="minorHAnsi"/>
        </w:rPr>
        <w:instrText xml:space="preserve"> ADDIN ZOTERO_ITEM CSL_CITATION {"citationID":"cH0lVG8V","properties":{"formattedCitation":"[55]","plainCitation":"[55]","noteIndex":0},"citationItems":[{"id":56,"uris":["http://zotero.org/users/8315333/items/KTDVPXGS",["http://zotero.org/users/8315333/items/KTDVPXGS"]],"itemData":{"id":56,"type":"article-journal","language":"fr","page":"15","source":"Zotero","title":"SELS FONDUS: LES PROBLkMES DE CORROSION ET D’hLECTROMkTALLURGIE DANS LE DOMAINE NUCLiZAIRE","author":[{"family":"Santariwi","given":"G"}]}}],"schema":"https://github.com/citation-style-language/schema/raw/master/csl-citation.json"} </w:instrText>
      </w:r>
      <w:r w:rsidR="007D74DA" w:rsidRPr="00BD0B06">
        <w:rPr>
          <w:rFonts w:cstheme="minorHAnsi"/>
        </w:rPr>
        <w:fldChar w:fldCharType="separate"/>
      </w:r>
      <w:r w:rsidR="00E97942" w:rsidRPr="00E97942">
        <w:rPr>
          <w:rFonts w:ascii="Calibri" w:hAnsi="Calibri" w:cs="Calibri"/>
        </w:rPr>
        <w:t>[55]</w:t>
      </w:r>
      <w:r w:rsidR="007D74DA" w:rsidRPr="00BD0B06">
        <w:rPr>
          <w:rFonts w:cstheme="minorHAnsi"/>
        </w:rPr>
        <w:fldChar w:fldCharType="end"/>
      </w:r>
      <w:r w:rsidR="00A560A6" w:rsidRPr="00BD0B06">
        <w:rPr>
          <w:rFonts w:cstheme="minorHAnsi"/>
        </w:rPr>
        <w:t>. This phenomenon has since been confirmed in other experiments, using other metal</w:t>
      </w:r>
      <w:r w:rsidR="00054677" w:rsidRPr="00BD0B06">
        <w:rPr>
          <w:rFonts w:cstheme="minorHAnsi"/>
        </w:rPr>
        <w:t xml:space="preserve"> alloys</w:t>
      </w:r>
      <w:r w:rsidR="007D74DA" w:rsidRPr="00BD0B06">
        <w:rPr>
          <w:rFonts w:cstheme="minorHAnsi"/>
        </w:rPr>
        <w:t xml:space="preserve"> </w:t>
      </w:r>
      <w:r w:rsidR="00C25093" w:rsidRPr="00BD0B06">
        <w:rPr>
          <w:rFonts w:cstheme="minorHAnsi"/>
        </w:rPr>
        <w:fldChar w:fldCharType="begin"/>
      </w:r>
      <w:r w:rsidR="00AF4E58">
        <w:rPr>
          <w:rFonts w:cstheme="minorHAnsi"/>
        </w:rPr>
        <w:instrText xml:space="preserve"> ADDIN ZOTERO_ITEM CSL_CITATION {"citationID":"U6MDCi27","properties":{"formattedCitation":"[23], [35], [36]","plainCitation":"[23], [35], [36]","noteIndex":0},"citationItems":[{"id":68,"uris":["http://zotero.org/users/8315333/items/7TWV3KUP",["http://zotero.org/users/8315333/items/7TWV3KUP"]],"itemData":{"id":68,"type":"article-journal","abstract":"The temperature gradient is the main driving force for the corrosion of materials in molten fluorides in molten salt nuclear reactors (MSR). In this paper, the corrosion behavior of Fe and 316L stainless steel in molten (Li,Na,K)F with temperature gradients of 650/700 °C and 600/700 °C is investigated. The experimental results indicate that the potential difference of materials in molten fluorides with a temperature gradient is the main driving force for corrosion. The larger the temperature gradient, the more serious the corrosion of the material will be, especially for samples at the hotter end of the range.","container-title":"Electrochemistry Communications","DOI":"10.1016/j.elecom.2019.106612","ISSN":"13882481","journalAbbreviation":"Electrochemistry Communications","language":"en","page":"106612","source":"DOI.org (Crossref)","title":"Electrochemical corrosion behavior of 316L stainless steel in molten fluorides with a temperature gradient","volume":"109","author":[{"family":"Wang","given":"Yanli"},{"family":"Wu","given":"Jiajie"},{"family":"Wang","given":"Changxuan"},{"family":"Zhang","given":"Shenghua"}],"issued":{"date-parts":[["2019",12]]}}},{"id":86,"uris":["http://zotero.org/users/8315333/items/65GMPGK5",["http://zotero.org/users/8315333/items/65GMPGK5"]],"itemData":{"id":86,"type":"report","language":"en","note":"DOI: 10.2172/4248030","number":"ORNL-2337, 4248030","page":"ORNL-2337, 4248030","source":"DOI.org (Crossref)","title":"INTERIM REPORT ON CORROSION BY ALKALI-METAL FLUORIDES: WORK TO MAY 1, 1953","title-short":"INTERIM REPORT ON CORROSION BY ALKALI-METAL FLUORIDES","URL":"http://www.osti.gov/servlets/purl/4248030/","author":[{"family":"Adamson","given":"G. M."},{"family":"Crouse","given":"R. S."},{"family":"Manly","given":"W. D."}],"accessed":{"date-parts":[["2021",8,9]]},"issued":{"date-parts":[["1959",6,1]]}}},{"id":88,"uris":["http://zotero.org/users/8315333/items/BC9QV7ZG",["http://zotero.org/users/8315333/items/BC9QV7ZG"]],"itemData":{"id":88,"type":"article-journal","container-title":"Corrosion-Nace","issue":"3","page":"115-122","title":"Fluoride salt corrosion and mass transfer in high temperature dynamic systems","volume":"29","author":[{"family":"Koger","given":"J."}],"issued":{"date-parts":[["1973",3]]}}}],"schema":"https://github.com/citation-style-language/schema/raw/master/csl-citation.json"} </w:instrText>
      </w:r>
      <w:r w:rsidR="00C25093" w:rsidRPr="00BD0B06">
        <w:rPr>
          <w:rFonts w:cstheme="minorHAnsi"/>
        </w:rPr>
        <w:fldChar w:fldCharType="separate"/>
      </w:r>
      <w:r w:rsidR="00BD27E1" w:rsidRPr="00BD27E1">
        <w:rPr>
          <w:rFonts w:ascii="Calibri" w:hAnsi="Calibri" w:cs="Calibri"/>
        </w:rPr>
        <w:t>[23], [35], [36]</w:t>
      </w:r>
      <w:r w:rsidR="00C25093" w:rsidRPr="00BD0B06">
        <w:rPr>
          <w:rFonts w:cstheme="minorHAnsi"/>
        </w:rPr>
        <w:fldChar w:fldCharType="end"/>
      </w:r>
      <w:r w:rsidR="00A560A6" w:rsidRPr="00BD0B06">
        <w:rPr>
          <w:rFonts w:cstheme="minorHAnsi"/>
        </w:rPr>
        <w:t>.</w:t>
      </w:r>
    </w:p>
    <w:p w14:paraId="048B586D" w14:textId="162D53F4" w:rsidR="00C90319" w:rsidRPr="00BD0B06" w:rsidRDefault="00054677" w:rsidP="00160F04">
      <w:pPr>
        <w:rPr>
          <w:rFonts w:cstheme="minorHAnsi"/>
        </w:rPr>
      </w:pPr>
      <w:bookmarkStart w:id="113" w:name="_Hlk147508124"/>
      <w:r w:rsidRPr="00BD0B06">
        <w:rPr>
          <w:rFonts w:cstheme="minorHAnsi"/>
        </w:rPr>
        <w:t xml:space="preserve">Complete </w:t>
      </w:r>
      <w:r w:rsidR="00EF67FF" w:rsidRPr="00BD0B06">
        <w:rPr>
          <w:rFonts w:cstheme="minorHAnsi"/>
        </w:rPr>
        <w:t>purity is not practically attainable</w:t>
      </w:r>
      <w:r w:rsidR="00483E7E" w:rsidRPr="00BD0B06">
        <w:rPr>
          <w:rFonts w:cstheme="minorHAnsi"/>
        </w:rPr>
        <w:t>,</w:t>
      </w:r>
      <w:r w:rsidR="003D1349" w:rsidRPr="00BD0B06">
        <w:rPr>
          <w:rFonts w:cstheme="minorHAnsi"/>
        </w:rPr>
        <w:t xml:space="preserve"> due to all </w:t>
      </w:r>
      <w:r w:rsidRPr="00BD0B06">
        <w:rPr>
          <w:rFonts w:cstheme="minorHAnsi"/>
        </w:rPr>
        <w:t xml:space="preserve">purification </w:t>
      </w:r>
      <w:r w:rsidR="003D1349" w:rsidRPr="00BD0B06">
        <w:rPr>
          <w:rFonts w:cstheme="minorHAnsi"/>
        </w:rPr>
        <w:t xml:space="preserve">methods described </w:t>
      </w:r>
      <w:r w:rsidRPr="00BD0B06">
        <w:rPr>
          <w:rFonts w:cstheme="minorHAnsi"/>
        </w:rPr>
        <w:t>above</w:t>
      </w:r>
      <w:r w:rsidR="003D1349" w:rsidRPr="00BD0B06">
        <w:rPr>
          <w:rFonts w:cstheme="minorHAnsi"/>
        </w:rPr>
        <w:t xml:space="preserve"> being equilibrium reactions</w:t>
      </w:r>
      <w:r w:rsidR="008E2393" w:rsidRPr="00BD0B06">
        <w:rPr>
          <w:rFonts w:cstheme="minorHAnsi"/>
        </w:rPr>
        <w:t>.</w:t>
      </w:r>
      <w:r w:rsidR="00483E7E" w:rsidRPr="00BD0B06">
        <w:rPr>
          <w:rFonts w:cstheme="minorHAnsi"/>
        </w:rPr>
        <w:t xml:space="preserve"> Despite this </w:t>
      </w:r>
      <w:r w:rsidR="007B4419" w:rsidRPr="00BD0B06">
        <w:rPr>
          <w:rFonts w:cstheme="minorHAnsi"/>
        </w:rPr>
        <w:t xml:space="preserve">corrosion </w:t>
      </w:r>
      <w:r w:rsidR="00483E7E" w:rsidRPr="00BD0B06">
        <w:rPr>
          <w:rFonts w:cstheme="minorHAnsi"/>
        </w:rPr>
        <w:t xml:space="preserve">tests have been performed with </w:t>
      </w:r>
      <w:r w:rsidR="007B4419" w:rsidRPr="00BD0B06">
        <w:rPr>
          <w:rFonts w:cstheme="minorHAnsi"/>
        </w:rPr>
        <w:t xml:space="preserve">salt purified </w:t>
      </w:r>
      <w:r w:rsidR="00A32792" w:rsidRPr="00BD0B06">
        <w:rPr>
          <w:rFonts w:cstheme="minorHAnsi"/>
        </w:rPr>
        <w:t xml:space="preserve">to a reasonable extent. </w:t>
      </w:r>
      <w:r w:rsidR="002C42C2" w:rsidRPr="00BD0B06">
        <w:rPr>
          <w:rFonts w:cstheme="minorHAnsi"/>
        </w:rPr>
        <w:t>Raiman et all</w:t>
      </w:r>
      <w:r w:rsidR="00015C09" w:rsidRPr="00BD0B06">
        <w:rPr>
          <w:rFonts w:cstheme="minorHAnsi"/>
        </w:rPr>
        <w:t xml:space="preserve"> has compiled results from these tests into a </w:t>
      </w:r>
      <w:r w:rsidR="007F0B30" w:rsidRPr="00BD0B06">
        <w:rPr>
          <w:rFonts w:cstheme="minorHAnsi"/>
        </w:rPr>
        <w:t>s</w:t>
      </w:r>
      <w:r w:rsidR="008D116E" w:rsidRPr="00BD0B06">
        <w:rPr>
          <w:rFonts w:cstheme="minorHAnsi"/>
        </w:rPr>
        <w:t>eries of</w:t>
      </w:r>
      <w:r w:rsidR="007F0B30" w:rsidRPr="00BD0B06">
        <w:rPr>
          <w:rFonts w:cstheme="minorHAnsi"/>
        </w:rPr>
        <w:t xml:space="preserve"> graph</w:t>
      </w:r>
      <w:r w:rsidR="00000B86" w:rsidRPr="00BD0B06">
        <w:rPr>
          <w:rFonts w:cstheme="minorHAnsi"/>
        </w:rPr>
        <w:t>s</w:t>
      </w:r>
      <w:r w:rsidR="007F0B30" w:rsidRPr="00BD0B06">
        <w:rPr>
          <w:rFonts w:cstheme="minorHAnsi"/>
        </w:rPr>
        <w:t xml:space="preserve"> shown in Figure</w:t>
      </w:r>
      <w:r w:rsidR="00000B86" w:rsidRPr="00BD0B06">
        <w:rPr>
          <w:rFonts w:cstheme="minorHAnsi"/>
        </w:rPr>
        <w:t>s</w:t>
      </w:r>
      <w:r w:rsidR="007F0B30" w:rsidRPr="00BD0B06">
        <w:rPr>
          <w:rFonts w:cstheme="minorHAnsi"/>
        </w:rPr>
        <w:t xml:space="preserve"> 8</w:t>
      </w:r>
      <w:r w:rsidR="00000B86" w:rsidRPr="00BD0B06">
        <w:rPr>
          <w:rFonts w:cstheme="minorHAnsi"/>
        </w:rPr>
        <w:t>-10</w:t>
      </w:r>
      <w:r w:rsidR="007F0B30" w:rsidRPr="00BD0B06">
        <w:rPr>
          <w:rFonts w:cstheme="minorHAnsi"/>
        </w:rPr>
        <w:t xml:space="preserve"> </w:t>
      </w:r>
      <w:r w:rsidR="00C25093" w:rsidRPr="00BD0B06">
        <w:rPr>
          <w:rFonts w:cstheme="minorHAnsi"/>
        </w:rPr>
        <w:fldChar w:fldCharType="begin"/>
      </w:r>
      <w:r w:rsidR="00AF4E58">
        <w:rPr>
          <w:rFonts w:cstheme="minorHAnsi"/>
        </w:rPr>
        <w:instrText xml:space="preserve"> ADDIN ZOTERO_ITEM CSL_CITATION {"citationID":"nek42Ne7","properties":{"formattedCitation":"[34]","plainCitation":"[34]","noteIndex":0},"citationItems":[{"id":46,"uris":["http://zotero.org/users/8315333/items/358GED75",["http://zotero.org/users/8315333/items/358GED75"]],"itemData":{"id":46,"type":"article-journal","abstract":"Corrosion studies in molten ﬂuoride and chloride salts were surveyed, and key data were aggregated into a single dataset. Studies were graphed by salt purity, temperature, sample material, container material, and experimental method (loop, capsule, crucible). To elucidate and quantify the factors that affect corrosion in molten salts, a data analysis using a newly-deﬁned corrosion resistance score and a correlation analysis using techniques borrowed from machine learning were performed. It is shown that salt purity had the strongest correlation with corrosion rates in molten chlorides and ﬂuorides. Data analysis across varied works was inconsistent due to the lack of standardization among molten salt corrosion studies.","container-title":"Journal of Nuclear Materials","DOI":"10.1016/j.jnucmat.2018.07.036","ISSN":"00223115","journalAbbreviation":"Journal of Nuclear Materials","language":"en","page":"523-535","source":"DOI.org (Crossref)","title":"Aggregation and data analysis of corrosion studies in molten chloride and fluoride salts","volume":"511","author":[{"family":"Raiman","given":"Stephen S."},{"family":"Lee","given":"Sangkeun"}],"issued":{"date-parts":[["2018",12]]}}}],"schema":"https://github.com/citation-style-language/schema/raw/master/csl-citation.json"} </w:instrText>
      </w:r>
      <w:r w:rsidR="00C25093" w:rsidRPr="00BD0B06">
        <w:rPr>
          <w:rFonts w:cstheme="minorHAnsi"/>
        </w:rPr>
        <w:fldChar w:fldCharType="separate"/>
      </w:r>
      <w:r w:rsidR="00BD27E1" w:rsidRPr="00BD27E1">
        <w:rPr>
          <w:rFonts w:ascii="Calibri" w:hAnsi="Calibri" w:cs="Calibri"/>
        </w:rPr>
        <w:t>[34]</w:t>
      </w:r>
      <w:r w:rsidR="00C25093" w:rsidRPr="00BD0B06">
        <w:rPr>
          <w:rFonts w:cstheme="minorHAnsi"/>
        </w:rPr>
        <w:fldChar w:fldCharType="end"/>
      </w:r>
      <w:r w:rsidR="007F0B30" w:rsidRPr="00BD0B06">
        <w:rPr>
          <w:rFonts w:cstheme="minorHAnsi"/>
        </w:rPr>
        <w:t>.</w:t>
      </w:r>
    </w:p>
    <w:p w14:paraId="3B10CD39" w14:textId="0C86E42B" w:rsidR="00291424" w:rsidRPr="00BD0B06" w:rsidRDefault="00291424" w:rsidP="007F0B30">
      <w:pPr>
        <w:jc w:val="center"/>
        <w:rPr>
          <w:rFonts w:cstheme="minorHAnsi"/>
        </w:rPr>
      </w:pPr>
      <w:bookmarkStart w:id="114" w:name="_Hlk147481631"/>
      <w:bookmarkEnd w:id="112"/>
      <w:bookmarkEnd w:id="113"/>
      <w:r w:rsidRPr="00BD0B06">
        <w:rPr>
          <w:rFonts w:cstheme="minorHAnsi"/>
          <w:noProof/>
        </w:rPr>
        <w:drawing>
          <wp:inline distT="0" distB="0" distL="0" distR="0" wp14:anchorId="3EB81E98" wp14:editId="666D20BE">
            <wp:extent cx="4076700" cy="339463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091655" cy="3407090"/>
                    </a:xfrm>
                    <a:prstGeom prst="rect">
                      <a:avLst/>
                    </a:prstGeom>
                  </pic:spPr>
                </pic:pic>
              </a:graphicData>
            </a:graphic>
          </wp:inline>
        </w:drawing>
      </w:r>
    </w:p>
    <w:p w14:paraId="2DEC0BC1" w14:textId="633CA416" w:rsidR="002C42C2" w:rsidRPr="00BD0B06" w:rsidRDefault="002C42C2" w:rsidP="007F0B30">
      <w:pPr>
        <w:jc w:val="center"/>
        <w:rPr>
          <w:rFonts w:cstheme="minorHAnsi"/>
        </w:rPr>
      </w:pPr>
      <w:r w:rsidRPr="00BD0B06">
        <w:rPr>
          <w:rFonts w:cstheme="minorHAnsi"/>
        </w:rPr>
        <w:t xml:space="preserve">Figure </w:t>
      </w:r>
      <w:r w:rsidR="001A01D7">
        <w:rPr>
          <w:rFonts w:cstheme="minorHAnsi"/>
        </w:rPr>
        <w:t>11</w:t>
      </w:r>
      <w:r w:rsidRPr="00BD0B06">
        <w:rPr>
          <w:rFonts w:cstheme="minorHAnsi"/>
        </w:rPr>
        <w:t xml:space="preserve">. Aggregation of </w:t>
      </w:r>
      <w:r w:rsidR="004A6F42" w:rsidRPr="00BD0B06">
        <w:rPr>
          <w:rFonts w:cstheme="minorHAnsi"/>
        </w:rPr>
        <w:t xml:space="preserve">corrosive </w:t>
      </w:r>
      <w:r w:rsidRPr="00BD0B06">
        <w:rPr>
          <w:rFonts w:cstheme="minorHAnsi"/>
        </w:rPr>
        <w:t>mass change over time</w:t>
      </w:r>
      <w:r w:rsidR="004A6F42" w:rsidRPr="00BD0B06">
        <w:rPr>
          <w:rFonts w:cstheme="minorHAnsi"/>
        </w:rPr>
        <w:t xml:space="preserve"> for purified and</w:t>
      </w:r>
      <w:r w:rsidR="00600D84" w:rsidRPr="00BD0B06">
        <w:rPr>
          <w:rFonts w:cstheme="minorHAnsi"/>
        </w:rPr>
        <w:t xml:space="preserve"> non-purified fluoride and chloride salts </w:t>
      </w:r>
      <w:r w:rsidR="00C5293C" w:rsidRPr="00BD0B06">
        <w:rPr>
          <w:rFonts w:cstheme="minorHAnsi"/>
        </w:rPr>
        <w:t>across various tests</w:t>
      </w:r>
      <w:r w:rsidR="00C25093" w:rsidRPr="00BD0B06">
        <w:rPr>
          <w:rFonts w:cstheme="minorHAnsi"/>
        </w:rPr>
        <w:t xml:space="preserve"> </w:t>
      </w:r>
      <w:r w:rsidR="00C25093" w:rsidRPr="00BD0B06">
        <w:rPr>
          <w:rFonts w:cstheme="minorHAnsi"/>
        </w:rPr>
        <w:fldChar w:fldCharType="begin"/>
      </w:r>
      <w:r w:rsidR="00AF4E58">
        <w:rPr>
          <w:rFonts w:cstheme="minorHAnsi"/>
        </w:rPr>
        <w:instrText xml:space="preserve"> ADDIN ZOTERO_ITEM CSL_CITATION {"citationID":"Ju5kUTUn","properties":{"formattedCitation":"[34]","plainCitation":"[34]","noteIndex":0},"citationItems":[{"id":46,"uris":["http://zotero.org/users/8315333/items/358GED75",["http://zotero.org/users/8315333/items/358GED75"]],"itemData":{"id":46,"type":"article-journal","abstract":"Corrosion studies in molten ﬂuoride and chloride salts were surveyed, and key data were aggregated into a single dataset. Studies were graphed by salt purity, temperature, sample material, container material, and experimental method (loop, capsule, crucible). To elucidate and quantify the factors that affect corrosion in molten salts, a data analysis using a newly-deﬁned corrosion resistance score and a correlation analysis using techniques borrowed from machine learning were performed. It is shown that salt purity had the strongest correlation with corrosion rates in molten chlorides and ﬂuorides. Data analysis across varied works was inconsistent due to the lack of standardization among molten salt corrosion studies.","container-title":"Journal of Nuclear Materials","DOI":"10.1016/j.jnucmat.2018.07.036","ISSN":"00223115","journalAbbreviation":"Journal of Nuclear Materials","language":"en","page":"523-535","source":"DOI.org (Crossref)","title":"Aggregation and data analysis of corrosion studies in molten chloride and fluoride salts","volume":"511","author":[{"family":"Raiman","given":"Stephen S."},{"family":"Lee","given":"Sangkeun"}],"issued":{"date-parts":[["2018",12]]}}}],"schema":"https://github.com/citation-style-language/schema/raw/master/csl-citation.json"} </w:instrText>
      </w:r>
      <w:r w:rsidR="00C25093" w:rsidRPr="00BD0B06">
        <w:rPr>
          <w:rFonts w:cstheme="minorHAnsi"/>
        </w:rPr>
        <w:fldChar w:fldCharType="separate"/>
      </w:r>
      <w:r w:rsidR="00BD27E1" w:rsidRPr="00BD27E1">
        <w:rPr>
          <w:rFonts w:ascii="Calibri" w:hAnsi="Calibri" w:cs="Calibri"/>
        </w:rPr>
        <w:t>[34]</w:t>
      </w:r>
      <w:r w:rsidR="00C25093" w:rsidRPr="00BD0B06">
        <w:rPr>
          <w:rFonts w:cstheme="minorHAnsi"/>
        </w:rPr>
        <w:fldChar w:fldCharType="end"/>
      </w:r>
      <w:r w:rsidR="00C25093" w:rsidRPr="00BD0B06">
        <w:rPr>
          <w:rFonts w:cstheme="minorHAnsi"/>
        </w:rPr>
        <w:t>.</w:t>
      </w:r>
    </w:p>
    <w:p w14:paraId="5663A15F" w14:textId="1ECA2A5E" w:rsidR="00000B86" w:rsidRPr="00BD0B06" w:rsidRDefault="00000B86" w:rsidP="007F0B30">
      <w:pPr>
        <w:jc w:val="center"/>
        <w:rPr>
          <w:rFonts w:cstheme="minorHAnsi"/>
        </w:rPr>
      </w:pPr>
      <w:r w:rsidRPr="00BD0B06">
        <w:rPr>
          <w:rFonts w:cstheme="minorHAnsi"/>
          <w:noProof/>
        </w:rPr>
        <w:lastRenderedPageBreak/>
        <w:drawing>
          <wp:inline distT="0" distB="0" distL="0" distR="0" wp14:anchorId="01947F1C" wp14:editId="6C50BFFA">
            <wp:extent cx="3952875" cy="329659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981995" cy="3320881"/>
                    </a:xfrm>
                    <a:prstGeom prst="rect">
                      <a:avLst/>
                    </a:prstGeom>
                  </pic:spPr>
                </pic:pic>
              </a:graphicData>
            </a:graphic>
          </wp:inline>
        </w:drawing>
      </w:r>
    </w:p>
    <w:p w14:paraId="4559E746" w14:textId="621C07D5" w:rsidR="00000B86" w:rsidRPr="00BD0B06" w:rsidRDefault="00000B86" w:rsidP="00000B86">
      <w:pPr>
        <w:jc w:val="center"/>
        <w:rPr>
          <w:rFonts w:cstheme="minorHAnsi"/>
        </w:rPr>
      </w:pPr>
      <w:r w:rsidRPr="00BD0B06">
        <w:rPr>
          <w:rFonts w:cstheme="minorHAnsi"/>
        </w:rPr>
        <w:t xml:space="preserve">Figure </w:t>
      </w:r>
      <w:r w:rsidR="005571A0" w:rsidRPr="00BD0B06">
        <w:rPr>
          <w:rFonts w:cstheme="minorHAnsi"/>
        </w:rPr>
        <w:t>1</w:t>
      </w:r>
      <w:r w:rsidR="001A01D7">
        <w:rPr>
          <w:rFonts w:cstheme="minorHAnsi"/>
        </w:rPr>
        <w:t>2</w:t>
      </w:r>
      <w:r w:rsidRPr="00BD0B06">
        <w:rPr>
          <w:rFonts w:cstheme="minorHAnsi"/>
        </w:rPr>
        <w:t xml:space="preserve">. Aggregation of corrosive mass change </w:t>
      </w:r>
      <w:r w:rsidR="00972AE0" w:rsidRPr="00BD0B06">
        <w:rPr>
          <w:rFonts w:cstheme="minorHAnsi"/>
        </w:rPr>
        <w:t xml:space="preserve">in various materials </w:t>
      </w:r>
      <w:r w:rsidRPr="00BD0B06">
        <w:rPr>
          <w:rFonts w:cstheme="minorHAnsi"/>
        </w:rPr>
        <w:t>over time for fluoride and chloride salts across various tests</w:t>
      </w:r>
      <w:r w:rsidR="00C25093" w:rsidRPr="00BD0B06">
        <w:rPr>
          <w:rFonts w:cstheme="minorHAnsi"/>
        </w:rPr>
        <w:t xml:space="preserve"> </w:t>
      </w:r>
      <w:r w:rsidR="00C25093" w:rsidRPr="00BD0B06">
        <w:rPr>
          <w:rFonts w:cstheme="minorHAnsi"/>
        </w:rPr>
        <w:fldChar w:fldCharType="begin"/>
      </w:r>
      <w:r w:rsidR="00AF4E58">
        <w:rPr>
          <w:rFonts w:cstheme="minorHAnsi"/>
        </w:rPr>
        <w:instrText xml:space="preserve"> ADDIN ZOTERO_ITEM CSL_CITATION {"citationID":"jSJcUf6K","properties":{"formattedCitation":"[34]","plainCitation":"[34]","noteIndex":0},"citationItems":[{"id":46,"uris":["http://zotero.org/users/8315333/items/358GED75",["http://zotero.org/users/8315333/items/358GED75"]],"itemData":{"id":46,"type":"article-journal","abstract":"Corrosion studies in molten ﬂuoride and chloride salts were surveyed, and key data were aggregated into a single dataset. Studies were graphed by salt purity, temperature, sample material, container material, and experimental method (loop, capsule, crucible). To elucidate and quantify the factors that affect corrosion in molten salts, a data analysis using a newly-deﬁned corrosion resistance score and a correlation analysis using techniques borrowed from machine learning were performed. It is shown that salt purity had the strongest correlation with corrosion rates in molten chlorides and ﬂuorides. Data analysis across varied works was inconsistent due to the lack of standardization among molten salt corrosion studies.","container-title":"Journal of Nuclear Materials","DOI":"10.1016/j.jnucmat.2018.07.036","ISSN":"00223115","journalAbbreviation":"Journal of Nuclear Materials","language":"en","page":"523-535","source":"DOI.org (Crossref)","title":"Aggregation and data analysis of corrosion studies in molten chloride and fluoride salts","volume":"511","author":[{"family":"Raiman","given":"Stephen S."},{"family":"Lee","given":"Sangkeun"}],"issued":{"date-parts":[["2018",12]]}}}],"schema":"https://github.com/citation-style-language/schema/raw/master/csl-citation.json"} </w:instrText>
      </w:r>
      <w:r w:rsidR="00C25093" w:rsidRPr="00BD0B06">
        <w:rPr>
          <w:rFonts w:cstheme="minorHAnsi"/>
        </w:rPr>
        <w:fldChar w:fldCharType="separate"/>
      </w:r>
      <w:r w:rsidR="00BD27E1" w:rsidRPr="00BD27E1">
        <w:rPr>
          <w:rFonts w:ascii="Calibri" w:hAnsi="Calibri" w:cs="Calibri"/>
        </w:rPr>
        <w:t>[34]</w:t>
      </w:r>
      <w:r w:rsidR="00C25093" w:rsidRPr="00BD0B06">
        <w:rPr>
          <w:rFonts w:cstheme="minorHAnsi"/>
        </w:rPr>
        <w:fldChar w:fldCharType="end"/>
      </w:r>
      <w:r w:rsidR="00C25093" w:rsidRPr="00BD0B06">
        <w:rPr>
          <w:rFonts w:cstheme="minorHAnsi"/>
        </w:rPr>
        <w:t>.</w:t>
      </w:r>
    </w:p>
    <w:p w14:paraId="4CC80C39" w14:textId="0F8673B6" w:rsidR="00000B86" w:rsidRPr="00BD0B06" w:rsidRDefault="00CA7747" w:rsidP="007F0B30">
      <w:pPr>
        <w:jc w:val="center"/>
        <w:rPr>
          <w:rFonts w:cstheme="minorHAnsi"/>
        </w:rPr>
      </w:pPr>
      <w:r w:rsidRPr="00BD0B06">
        <w:rPr>
          <w:rFonts w:cstheme="minorHAnsi"/>
          <w:noProof/>
        </w:rPr>
        <w:drawing>
          <wp:inline distT="0" distB="0" distL="0" distR="0" wp14:anchorId="4FC51243" wp14:editId="45E223DB">
            <wp:extent cx="3919778" cy="3270250"/>
            <wp:effectExtent l="0" t="0" r="508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933981" cy="3282100"/>
                    </a:xfrm>
                    <a:prstGeom prst="rect">
                      <a:avLst/>
                    </a:prstGeom>
                  </pic:spPr>
                </pic:pic>
              </a:graphicData>
            </a:graphic>
          </wp:inline>
        </w:drawing>
      </w:r>
    </w:p>
    <w:p w14:paraId="69840435" w14:textId="14A604C8" w:rsidR="00CA7747" w:rsidRPr="00BD0B06" w:rsidRDefault="00CA7747" w:rsidP="00CA7747">
      <w:pPr>
        <w:jc w:val="center"/>
        <w:rPr>
          <w:rFonts w:cstheme="minorHAnsi"/>
        </w:rPr>
      </w:pPr>
      <w:r w:rsidRPr="00BD0B06">
        <w:rPr>
          <w:rFonts w:cstheme="minorHAnsi"/>
        </w:rPr>
        <w:t>Figure 1</w:t>
      </w:r>
      <w:r w:rsidR="001A01D7">
        <w:rPr>
          <w:rFonts w:cstheme="minorHAnsi"/>
        </w:rPr>
        <w:t>3</w:t>
      </w:r>
      <w:r w:rsidRPr="00BD0B06">
        <w:rPr>
          <w:rFonts w:cstheme="minorHAnsi"/>
        </w:rPr>
        <w:t>. Aggregation of corrosive mass change in over time for fluoride and chloride salts across various tests using various methods</w:t>
      </w:r>
      <w:r w:rsidR="00C25093" w:rsidRPr="00BD0B06">
        <w:rPr>
          <w:rFonts w:cstheme="minorHAnsi"/>
        </w:rPr>
        <w:t xml:space="preserve"> </w:t>
      </w:r>
      <w:r w:rsidR="00C25093" w:rsidRPr="00BD0B06">
        <w:rPr>
          <w:rFonts w:cstheme="minorHAnsi"/>
        </w:rPr>
        <w:fldChar w:fldCharType="begin"/>
      </w:r>
      <w:r w:rsidR="00AF4E58">
        <w:rPr>
          <w:rFonts w:cstheme="minorHAnsi"/>
        </w:rPr>
        <w:instrText xml:space="preserve"> ADDIN ZOTERO_ITEM CSL_CITATION {"citationID":"0HBw0271","properties":{"formattedCitation":"[34]","plainCitation":"[34]","noteIndex":0},"citationItems":[{"id":46,"uris":["http://zotero.org/users/8315333/items/358GED75",["http://zotero.org/users/8315333/items/358GED75"]],"itemData":{"id":46,"type":"article-journal","abstract":"Corrosion studies in molten ﬂuoride and chloride salts were surveyed, and key data were aggregated into a single dataset. Studies were graphed by salt purity, temperature, sample material, container material, and experimental method (loop, capsule, crucible). To elucidate and quantify the factors that affect corrosion in molten salts, a data analysis using a newly-deﬁned corrosion resistance score and a correlation analysis using techniques borrowed from machine learning were performed. It is shown that salt purity had the strongest correlation with corrosion rates in molten chlorides and ﬂuorides. Data analysis across varied works was inconsistent due to the lack of standardization among molten salt corrosion studies.","container-title":"Journal of Nuclear Materials","DOI":"10.1016/j.jnucmat.2018.07.036","ISSN":"00223115","journalAbbreviation":"Journal of Nuclear Materials","language":"en","page":"523-535","source":"DOI.org (Crossref)","title":"Aggregation and data analysis of corrosion studies in molten chloride and fluoride salts","volume":"511","author":[{"family":"Raiman","given":"Stephen S."},{"family":"Lee","given":"Sangkeun"}],"issued":{"date-parts":[["2018",12]]}}}],"schema":"https://github.com/citation-style-language/schema/raw/master/csl-citation.json"} </w:instrText>
      </w:r>
      <w:r w:rsidR="00C25093" w:rsidRPr="00BD0B06">
        <w:rPr>
          <w:rFonts w:cstheme="minorHAnsi"/>
        </w:rPr>
        <w:fldChar w:fldCharType="separate"/>
      </w:r>
      <w:r w:rsidR="00BD27E1" w:rsidRPr="00BD27E1">
        <w:rPr>
          <w:rFonts w:ascii="Calibri" w:hAnsi="Calibri" w:cs="Calibri"/>
        </w:rPr>
        <w:t>[34]</w:t>
      </w:r>
      <w:r w:rsidR="00C25093" w:rsidRPr="00BD0B06">
        <w:rPr>
          <w:rFonts w:cstheme="minorHAnsi"/>
        </w:rPr>
        <w:fldChar w:fldCharType="end"/>
      </w:r>
      <w:r w:rsidR="00C25093" w:rsidRPr="00BD0B06">
        <w:rPr>
          <w:rFonts w:cstheme="minorHAnsi"/>
        </w:rPr>
        <w:t>.</w:t>
      </w:r>
    </w:p>
    <w:bookmarkEnd w:id="114"/>
    <w:p w14:paraId="3411B6DA" w14:textId="77777777" w:rsidR="00CA7747" w:rsidRPr="00BD0B06" w:rsidRDefault="00CA7747" w:rsidP="007F0B30">
      <w:pPr>
        <w:jc w:val="center"/>
        <w:rPr>
          <w:rFonts w:cstheme="minorHAnsi"/>
        </w:rPr>
      </w:pPr>
    </w:p>
    <w:p w14:paraId="3797F626" w14:textId="1C80DC4D" w:rsidR="00A303A0" w:rsidRPr="00BD0B06" w:rsidRDefault="006A4B1F" w:rsidP="00160F04">
      <w:pPr>
        <w:rPr>
          <w:rFonts w:cstheme="minorHAnsi"/>
        </w:rPr>
      </w:pPr>
      <w:r w:rsidRPr="00BD0B06">
        <w:rPr>
          <w:rFonts w:cstheme="minorHAnsi"/>
        </w:rPr>
        <w:lastRenderedPageBreak/>
        <w:t xml:space="preserve">Results of this aggregation of data show that there is a wide variance in the reported corrosion rate </w:t>
      </w:r>
      <w:r w:rsidR="00D049E5" w:rsidRPr="00BD0B06">
        <w:rPr>
          <w:rFonts w:cstheme="minorHAnsi"/>
        </w:rPr>
        <w:t xml:space="preserve">of </w:t>
      </w:r>
      <w:r w:rsidR="00A96D49" w:rsidRPr="00BD0B06">
        <w:rPr>
          <w:rFonts w:cstheme="minorHAnsi"/>
        </w:rPr>
        <w:t>nickel-based</w:t>
      </w:r>
      <w:r w:rsidR="00D049E5" w:rsidRPr="00BD0B06">
        <w:rPr>
          <w:rFonts w:cstheme="minorHAnsi"/>
        </w:rPr>
        <w:t xml:space="preserve"> alloys</w:t>
      </w:r>
      <w:r w:rsidR="00675C96" w:rsidRPr="00BD0B06">
        <w:rPr>
          <w:rFonts w:cstheme="minorHAnsi"/>
        </w:rPr>
        <w:t xml:space="preserve"> and very little data </w:t>
      </w:r>
      <w:r w:rsidR="0089734E" w:rsidRPr="00BD0B06">
        <w:rPr>
          <w:rFonts w:cstheme="minorHAnsi"/>
        </w:rPr>
        <w:t>for the corrosion rate of stainless steels</w:t>
      </w:r>
      <w:r w:rsidR="00D049E5" w:rsidRPr="00BD0B06">
        <w:rPr>
          <w:rFonts w:cstheme="minorHAnsi"/>
        </w:rPr>
        <w:t xml:space="preserve"> in </w:t>
      </w:r>
      <w:r w:rsidR="00CA15E4" w:rsidRPr="00BD0B06">
        <w:rPr>
          <w:rFonts w:cstheme="minorHAnsi"/>
        </w:rPr>
        <w:t>crucible and loop tests</w:t>
      </w:r>
      <w:r w:rsidR="0089734E" w:rsidRPr="00BD0B06">
        <w:rPr>
          <w:rFonts w:cstheme="minorHAnsi"/>
        </w:rPr>
        <w:t>.</w:t>
      </w:r>
    </w:p>
    <w:p w14:paraId="2A61F7E2" w14:textId="365A4A63" w:rsidR="00160F04" w:rsidRPr="00BD0B06" w:rsidRDefault="00A32792" w:rsidP="00160F04">
      <w:pPr>
        <w:rPr>
          <w:rFonts w:cstheme="minorHAnsi"/>
        </w:rPr>
      </w:pPr>
      <w:r w:rsidRPr="00BD0B06">
        <w:rPr>
          <w:rFonts w:cstheme="minorHAnsi"/>
        </w:rPr>
        <w:t xml:space="preserve">Just like with </w:t>
      </w:r>
      <w:r w:rsidR="00D924CC" w:rsidRPr="00BD0B06">
        <w:rPr>
          <w:rFonts w:cstheme="minorHAnsi"/>
        </w:rPr>
        <w:t xml:space="preserve">other forms of fluorination, Fe and Cr will be corroded </w:t>
      </w:r>
      <w:r w:rsidR="00472FF9" w:rsidRPr="00BD0B06">
        <w:rPr>
          <w:rFonts w:cstheme="minorHAnsi"/>
        </w:rPr>
        <w:t xml:space="preserve">before Ni. </w:t>
      </w:r>
      <w:r w:rsidR="00160F04" w:rsidRPr="00BD0B06">
        <w:rPr>
          <w:rFonts w:cstheme="minorHAnsi"/>
        </w:rPr>
        <w:t xml:space="preserve">The trend for these metals to be targeted before Ni is demonstrated by Figure </w:t>
      </w:r>
      <w:r w:rsidR="00291424" w:rsidRPr="00BD0B06">
        <w:rPr>
          <w:rFonts w:cstheme="minorHAnsi"/>
        </w:rPr>
        <w:t>9</w:t>
      </w:r>
      <w:r w:rsidR="00160F04" w:rsidRPr="00BD0B06">
        <w:rPr>
          <w:rFonts w:cstheme="minorHAnsi"/>
        </w:rPr>
        <w:t xml:space="preserve">, where almost pure Ni experienced miniscule corrosion compared to other alloys with higher Cr and Fe compositions </w:t>
      </w:r>
      <w:r w:rsidR="00C25093" w:rsidRPr="00BD0B06">
        <w:rPr>
          <w:rFonts w:cstheme="minorHAnsi"/>
        </w:rPr>
        <w:fldChar w:fldCharType="begin"/>
      </w:r>
      <w:r w:rsidR="00AF4E58">
        <w:rPr>
          <w:rFonts w:cstheme="minorHAnsi"/>
        </w:rPr>
        <w:instrText xml:space="preserve"> ADDIN ZOTERO_ITEM CSL_CITATION {"citationID":"MHsWLjHh","properties":{"formattedCitation":"[33]","plainCitation":"[33]","noteIndex":0},"citationItems":[{"id":40,"uris":["http://zotero.org/users/8315333/items/FE422I7H",["http://zotero.org/users/8315333/items/FE422I7H"]],"itemData":{"id":40,"type":"article-journal","abstract":"Corrosion tests of high temperature alloys, Hastelloy-N, Hastelloy-X, Haynes-230, Inconel-617, and Incoloy-800H were performed in molten ﬂuoride salt, FLiNaK (LiF–NaF–KF:46.5–11.5–42 mol%) with the goal of understanding the corrosion mechanisms and ranking these alloys for their suitability for molten ﬂuoride salt heat exchanger and thermal storage applications. The tests were performed at 850 8C for 500 h in sealed graphite crucibles under an argon cover gas. Corrosion was noted to occur predominantly by dealloying of Cr from the alloys, an effect that was particularly pronounced at the grain boundaries of these alloys. Weight-loss due to corrosion generally correlated with the initial Cr-content of the alloys, and was consistent with the Cr-content measured in the salts after corrosion tests. Two Cr-free alloys, Ni201 and Nb–1Zr, were also tested. Ni-201, a nearly pure Ni alloy with minor alloying additions, exhibited good resistance to corrosion, whereas Nb–1Zr alloy exhibited extensive corrosion attack. The graphite crucible may have accelerated the corrosion process by promoting the formation of carbide phases on the walls of the test crucibles, but did not alter the basic corrosion mechanism.","container-title":"Journal of Fluorine Chemistry","DOI":"10.1016/j.jfluchem.2008.05.008","ISSN":"00221139","issue":"1","journalAbbreviation":"Journal of Fluorine Chemistry","language":"en","page":"67-73","source":"DOI.org (Crossref)","title":"Materials corrosion in molten LiF–NaF–KF salt","volume":"130","author":[{"family":"Olson","given":"Luke C."},{"family":"Ambrosek","given":"James W."},{"family":"Sridharan","given":"Kumar"},{"family":"Anderson","given":"Mark H."},{"family":"Allen","given":"Todd R."}],"issued":{"date-parts":[["2009",1]]}}}],"schema":"https://github.com/citation-style-language/schema/raw/master/csl-citation.json"} </w:instrText>
      </w:r>
      <w:r w:rsidR="00C25093" w:rsidRPr="00BD0B06">
        <w:rPr>
          <w:rFonts w:cstheme="minorHAnsi"/>
        </w:rPr>
        <w:fldChar w:fldCharType="separate"/>
      </w:r>
      <w:r w:rsidR="00BD27E1" w:rsidRPr="00BD27E1">
        <w:rPr>
          <w:rFonts w:ascii="Calibri" w:hAnsi="Calibri" w:cs="Calibri"/>
        </w:rPr>
        <w:t>[33]</w:t>
      </w:r>
      <w:r w:rsidR="00C25093" w:rsidRPr="00BD0B06">
        <w:rPr>
          <w:rFonts w:cstheme="minorHAnsi"/>
        </w:rPr>
        <w:fldChar w:fldCharType="end"/>
      </w:r>
      <w:r w:rsidR="00160F04" w:rsidRPr="00BD0B06">
        <w:rPr>
          <w:rFonts w:cstheme="minorHAnsi"/>
        </w:rPr>
        <w:t xml:space="preserve">.  </w:t>
      </w:r>
    </w:p>
    <w:p w14:paraId="0B6F5A71" w14:textId="77777777" w:rsidR="00160F04" w:rsidRPr="00BD0B06" w:rsidRDefault="00160F04" w:rsidP="00160F04">
      <w:pPr>
        <w:jc w:val="center"/>
        <w:rPr>
          <w:rFonts w:cstheme="minorHAnsi"/>
        </w:rPr>
      </w:pPr>
      <w:r w:rsidRPr="00BD0B06">
        <w:rPr>
          <w:rFonts w:cstheme="minorHAnsi"/>
          <w:noProof/>
        </w:rPr>
        <w:drawing>
          <wp:inline distT="0" distB="0" distL="0" distR="0" wp14:anchorId="330F76DA" wp14:editId="734F5000">
            <wp:extent cx="5048250" cy="23812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048250" cy="2381250"/>
                    </a:xfrm>
                    <a:prstGeom prst="rect">
                      <a:avLst/>
                    </a:prstGeom>
                  </pic:spPr>
                </pic:pic>
              </a:graphicData>
            </a:graphic>
          </wp:inline>
        </w:drawing>
      </w:r>
    </w:p>
    <w:p w14:paraId="2E591406" w14:textId="149810CF" w:rsidR="00160F04" w:rsidRPr="00BD0B06" w:rsidRDefault="00160F04" w:rsidP="00E410A7">
      <w:pPr>
        <w:jc w:val="center"/>
        <w:rPr>
          <w:rFonts w:cstheme="minorHAnsi"/>
        </w:rPr>
      </w:pPr>
      <w:r w:rsidRPr="00BD0B06">
        <w:rPr>
          <w:rFonts w:cstheme="minorHAnsi"/>
        </w:rPr>
        <w:t xml:space="preserve">Figure </w:t>
      </w:r>
      <w:r w:rsidR="005571A0" w:rsidRPr="00BD0B06">
        <w:rPr>
          <w:rFonts w:cstheme="minorHAnsi"/>
        </w:rPr>
        <w:t>1</w:t>
      </w:r>
      <w:r w:rsidR="001A01D7">
        <w:rPr>
          <w:rFonts w:cstheme="minorHAnsi"/>
        </w:rPr>
        <w:t>4</w:t>
      </w:r>
      <w:r w:rsidRPr="00BD0B06">
        <w:rPr>
          <w:rFonts w:cstheme="minorHAnsi"/>
        </w:rPr>
        <w:t xml:space="preserve">. Corrosion of Various Nickel Alloys from 500 </w:t>
      </w:r>
      <w:proofErr w:type="spellStart"/>
      <w:r w:rsidRPr="00BD0B06">
        <w:rPr>
          <w:rFonts w:cstheme="minorHAnsi"/>
        </w:rPr>
        <w:t>hr</w:t>
      </w:r>
      <w:proofErr w:type="spellEnd"/>
      <w:r w:rsidRPr="00BD0B06">
        <w:rPr>
          <w:rFonts w:cstheme="minorHAnsi"/>
        </w:rPr>
        <w:t xml:space="preserve"> exposure to 850C FLiNaK </w:t>
      </w:r>
      <w:r w:rsidR="00C25093" w:rsidRPr="00BD0B06">
        <w:rPr>
          <w:rFonts w:cstheme="minorHAnsi"/>
        </w:rPr>
        <w:fldChar w:fldCharType="begin"/>
      </w:r>
      <w:r w:rsidR="00AF4E58">
        <w:rPr>
          <w:rFonts w:cstheme="minorHAnsi"/>
        </w:rPr>
        <w:instrText xml:space="preserve"> ADDIN ZOTERO_ITEM CSL_CITATION {"citationID":"aAx3ij2B","properties":{"formattedCitation":"[33]","plainCitation":"[33]","noteIndex":0},"citationItems":[{"id":40,"uris":["http://zotero.org/users/8315333/items/FE422I7H",["http://zotero.org/users/8315333/items/FE422I7H"]],"itemData":{"id":40,"type":"article-journal","abstract":"Corrosion tests of high temperature alloys, Hastelloy-N, Hastelloy-X, Haynes-230, Inconel-617, and Incoloy-800H were performed in molten ﬂuoride salt, FLiNaK (LiF–NaF–KF:46.5–11.5–42 mol%) with the goal of understanding the corrosion mechanisms and ranking these alloys for their suitability for molten ﬂuoride salt heat exchanger and thermal storage applications. The tests were performed at 850 8C for 500 h in sealed graphite crucibles under an argon cover gas. Corrosion was noted to occur predominantly by dealloying of Cr from the alloys, an effect that was particularly pronounced at the grain boundaries of these alloys. Weight-loss due to corrosion generally correlated with the initial Cr-content of the alloys, and was consistent with the Cr-content measured in the salts after corrosion tests. Two Cr-free alloys, Ni201 and Nb–1Zr, were also tested. Ni-201, a nearly pure Ni alloy with minor alloying additions, exhibited good resistance to corrosion, whereas Nb–1Zr alloy exhibited extensive corrosion attack. The graphite crucible may have accelerated the corrosion process by promoting the formation of carbide phases on the walls of the test crucibles, but did not alter the basic corrosion mechanism.","container-title":"Journal of Fluorine Chemistry","DOI":"10.1016/j.jfluchem.2008.05.008","ISSN":"00221139","issue":"1","journalAbbreviation":"Journal of Fluorine Chemistry","language":"en","page":"67-73","source":"DOI.org (Crossref)","title":"Materials corrosion in molten LiF–NaF–KF salt","volume":"130","author":[{"family":"Olson","given":"Luke C."},{"family":"Ambrosek","given":"James W."},{"family":"Sridharan","given":"Kumar"},{"family":"Anderson","given":"Mark H."},{"family":"Allen","given":"Todd R."}],"issued":{"date-parts":[["2009",1]]}}}],"schema":"https://github.com/citation-style-language/schema/raw/master/csl-citation.json"} </w:instrText>
      </w:r>
      <w:r w:rsidR="00C25093" w:rsidRPr="00BD0B06">
        <w:rPr>
          <w:rFonts w:cstheme="minorHAnsi"/>
        </w:rPr>
        <w:fldChar w:fldCharType="separate"/>
      </w:r>
      <w:r w:rsidR="00BD27E1" w:rsidRPr="00BD27E1">
        <w:rPr>
          <w:rFonts w:ascii="Calibri" w:hAnsi="Calibri" w:cs="Calibri"/>
        </w:rPr>
        <w:t>[33]</w:t>
      </w:r>
      <w:r w:rsidR="00C25093" w:rsidRPr="00BD0B06">
        <w:rPr>
          <w:rFonts w:cstheme="minorHAnsi"/>
        </w:rPr>
        <w:fldChar w:fldCharType="end"/>
      </w:r>
      <w:r w:rsidRPr="00BD0B06">
        <w:rPr>
          <w:rFonts w:cstheme="minorHAnsi"/>
        </w:rPr>
        <w:t>.</w:t>
      </w:r>
    </w:p>
    <w:p w14:paraId="6A553664" w14:textId="4E418773" w:rsidR="002716E0" w:rsidRPr="00BD0B06" w:rsidRDefault="00472FF9" w:rsidP="002716E0">
      <w:pPr>
        <w:rPr>
          <w:rFonts w:cstheme="minorHAnsi"/>
        </w:rPr>
      </w:pPr>
      <w:r w:rsidRPr="00BD0B06">
        <w:rPr>
          <w:rFonts w:cstheme="minorHAnsi"/>
        </w:rPr>
        <w:t xml:space="preserve">These results indicate that </w:t>
      </w:r>
      <w:r w:rsidR="00E86A29" w:rsidRPr="00BD0B06">
        <w:rPr>
          <w:rFonts w:cstheme="minorHAnsi"/>
        </w:rPr>
        <w:t xml:space="preserve">any structure with </w:t>
      </w:r>
      <w:r w:rsidR="001A2CD3" w:rsidRPr="00BD0B06">
        <w:rPr>
          <w:rFonts w:cstheme="minorHAnsi"/>
        </w:rPr>
        <w:t xml:space="preserve">frequent </w:t>
      </w:r>
      <w:r w:rsidR="001F5BA0" w:rsidRPr="00BD0B06">
        <w:rPr>
          <w:rFonts w:cstheme="minorHAnsi"/>
        </w:rPr>
        <w:t>direct exposure to molten fluoride salt</w:t>
      </w:r>
      <w:r w:rsidR="00586A76" w:rsidRPr="00BD0B06">
        <w:rPr>
          <w:rFonts w:cstheme="minorHAnsi"/>
        </w:rPr>
        <w:t xml:space="preserve"> should</w:t>
      </w:r>
      <w:r w:rsidR="00C32400" w:rsidRPr="00BD0B06">
        <w:rPr>
          <w:rFonts w:cstheme="minorHAnsi"/>
        </w:rPr>
        <w:t xml:space="preserve"> be as </w:t>
      </w:r>
      <w:r w:rsidR="009A64FE" w:rsidRPr="00BD0B06">
        <w:rPr>
          <w:rFonts w:cstheme="minorHAnsi"/>
        </w:rPr>
        <w:t>low in Cr and Fe content as possible</w:t>
      </w:r>
      <w:r w:rsidR="004278BC" w:rsidRPr="00BD0B06">
        <w:rPr>
          <w:rFonts w:cstheme="minorHAnsi"/>
        </w:rPr>
        <w:t xml:space="preserve"> while containing high levels of Ni</w:t>
      </w:r>
      <w:r w:rsidR="0016413F" w:rsidRPr="00BD0B06">
        <w:rPr>
          <w:rFonts w:cstheme="minorHAnsi"/>
        </w:rPr>
        <w:t xml:space="preserve"> content</w:t>
      </w:r>
      <w:r w:rsidR="004278BC" w:rsidRPr="00BD0B06">
        <w:rPr>
          <w:rFonts w:cstheme="minorHAnsi"/>
        </w:rPr>
        <w:t>.</w:t>
      </w:r>
    </w:p>
    <w:p w14:paraId="78FA6BCC" w14:textId="7D23BA96" w:rsidR="00E410A7" w:rsidRPr="00BD0B06" w:rsidRDefault="007441AA" w:rsidP="00923D35">
      <w:pPr>
        <w:pStyle w:val="Heading3"/>
        <w:rPr>
          <w:rFonts w:asciiTheme="minorHAnsi" w:hAnsiTheme="minorHAnsi" w:cstheme="minorHAnsi"/>
        </w:rPr>
      </w:pPr>
      <w:bookmarkStart w:id="115" w:name="_Toc92120931"/>
      <w:r w:rsidRPr="00BD0B06">
        <w:rPr>
          <w:rFonts w:asciiTheme="minorHAnsi" w:hAnsiTheme="minorHAnsi" w:cstheme="minorHAnsi"/>
        </w:rPr>
        <w:t>6</w:t>
      </w:r>
      <w:r w:rsidR="00D529A5" w:rsidRPr="00BD0B06">
        <w:rPr>
          <w:rFonts w:asciiTheme="minorHAnsi" w:hAnsiTheme="minorHAnsi" w:cstheme="minorHAnsi"/>
        </w:rPr>
        <w:t xml:space="preserve">.4 </w:t>
      </w:r>
      <w:r w:rsidR="00E410A7" w:rsidRPr="00BD0B06">
        <w:rPr>
          <w:rFonts w:asciiTheme="minorHAnsi" w:hAnsiTheme="minorHAnsi" w:cstheme="minorHAnsi"/>
        </w:rPr>
        <w:t>Corrosion Due to Added Fuel</w:t>
      </w:r>
      <w:bookmarkEnd w:id="115"/>
      <w:r w:rsidR="00E410A7" w:rsidRPr="00BD0B06">
        <w:rPr>
          <w:rFonts w:asciiTheme="minorHAnsi" w:hAnsiTheme="minorHAnsi" w:cstheme="minorHAnsi"/>
        </w:rPr>
        <w:t xml:space="preserve"> </w:t>
      </w:r>
    </w:p>
    <w:p w14:paraId="6EFDA3EC" w14:textId="3CCE1C94" w:rsidR="00E410A7" w:rsidRPr="00BD0B06" w:rsidRDefault="001C49C8" w:rsidP="00E410A7">
      <w:pPr>
        <w:rPr>
          <w:rFonts w:cstheme="minorHAnsi"/>
        </w:rPr>
      </w:pPr>
      <w:bookmarkStart w:id="116" w:name="_Hlk147398018"/>
      <w:r w:rsidRPr="00BD0B06">
        <w:rPr>
          <w:rFonts w:cstheme="minorHAnsi"/>
        </w:rPr>
        <w:t xml:space="preserve">The fluorination potential of fuel metals such as U and </w:t>
      </w:r>
      <w:r w:rsidR="00801046" w:rsidRPr="00BD0B06">
        <w:rPr>
          <w:rFonts w:cstheme="minorHAnsi"/>
        </w:rPr>
        <w:t>Th is lower than that of Cr.</w:t>
      </w:r>
      <w:r w:rsidR="00A52A1B" w:rsidRPr="00BD0B06">
        <w:rPr>
          <w:rFonts w:cstheme="minorHAnsi"/>
        </w:rPr>
        <w:t xml:space="preserve"> This causes </w:t>
      </w:r>
      <w:r w:rsidR="00221F9E" w:rsidRPr="00BD0B06">
        <w:rPr>
          <w:rFonts w:cstheme="minorHAnsi"/>
        </w:rPr>
        <w:t xml:space="preserve">Cr to be </w:t>
      </w:r>
      <w:r w:rsidR="00D82722" w:rsidRPr="00BD0B06">
        <w:rPr>
          <w:rFonts w:cstheme="minorHAnsi"/>
        </w:rPr>
        <w:t xml:space="preserve">selectively </w:t>
      </w:r>
      <w:r w:rsidR="00221F9E" w:rsidRPr="00BD0B06">
        <w:rPr>
          <w:rFonts w:cstheme="minorHAnsi"/>
        </w:rPr>
        <w:t>fluorinated and therefore corroded by the process shown in Equation 18</w:t>
      </w:r>
      <w:r w:rsidR="00B23FE1" w:rsidRPr="00BD0B06">
        <w:rPr>
          <w:rFonts w:cstheme="minorHAnsi"/>
        </w:rPr>
        <w:t xml:space="preserve"> </w:t>
      </w:r>
      <w:r w:rsidR="001B1CE3" w:rsidRPr="00BD0B06">
        <w:rPr>
          <w:rFonts w:cstheme="minorHAnsi"/>
        </w:rPr>
        <w:fldChar w:fldCharType="begin"/>
      </w:r>
      <w:r w:rsidR="00E97942">
        <w:rPr>
          <w:rFonts w:cstheme="minorHAnsi"/>
        </w:rPr>
        <w:instrText xml:space="preserve"> ADDIN ZOTERO_ITEM CSL_CITATION {"citationID":"u55qZGJa","properties":{"formattedCitation":"[51]","plainCitation":"[51]","noteIndex":0},"citationItems":[{"id":17,"uris":["http://zotero.org/users/8315333/items/VMTBB33F",["http://zotero.org/users/8315333/items/VMTBB33F"]],"itemData":{"id":17,"type":"article-journal","abstract":"In the last several years, there has been an increased interest in the use of high-temperature molten salt ﬂuorides in nuclear power systems. For all molten salt reactor designs, materials selection is a very important issue. This paper summarizes results, which led to selection of materials for molten salt reactors in Russia. Operating experience with corrosion thermal convection loops has demonstrated good capability of the ‘‘nickel–molybdenum alloys + ﬂuoride salt fueled by UF4 and PuF3 + cover gas’’ system up to 750 °C. A brief description is given of the container material work in progress. Tellurium corrosion of Ni-based alloys in stressed and unloaded conditions studies was also tested in different molten salt mixtures at temperatures up to 700–750 °C, also with measurement of the redox potential. HN80MTY alloy with 1% added Al is the most resistant to tellurium intergranular cracking of Ni-base alloys under study.","container-title":"Journal of Nuclear Materials","DOI":"10.1016/j.jnucmat.2013.05.007","ISSN":"00223115","issue":"1-3","journalAbbreviation":"Journal of Nuclear Materials","language":"en","page":"592-603","source":"DOI.org (Crossref)","title":"Alloys compatibility in molten salt fluorides: Kurchatov Institute related experience","title-short":"Alloys compatibility in molten salt fluorides","volume":"441","author":[{"family":"Ignatiev","given":"Victor"},{"family":"Surenkov","given":"Alexandr"}],"issued":{"date-parts":[["2013",10]]}}}],"schema":"https://github.com/citation-style-language/schema/raw/master/csl-citation.json"} </w:instrText>
      </w:r>
      <w:r w:rsidR="001B1CE3" w:rsidRPr="00BD0B06">
        <w:rPr>
          <w:rFonts w:cstheme="minorHAnsi"/>
        </w:rPr>
        <w:fldChar w:fldCharType="separate"/>
      </w:r>
      <w:r w:rsidR="00E97942" w:rsidRPr="00E97942">
        <w:rPr>
          <w:rFonts w:ascii="Calibri" w:hAnsi="Calibri" w:cs="Calibri"/>
        </w:rPr>
        <w:t>[51]</w:t>
      </w:r>
      <w:r w:rsidR="001B1CE3" w:rsidRPr="00BD0B06">
        <w:rPr>
          <w:rFonts w:cstheme="minorHAnsi"/>
        </w:rPr>
        <w:fldChar w:fldCharType="end"/>
      </w:r>
      <w:r w:rsidR="00221F9E" w:rsidRPr="00BD0B06">
        <w:rPr>
          <w:rFonts w:cstheme="minorHAnsi"/>
        </w:rPr>
        <w:t>.</w:t>
      </w:r>
    </w:p>
    <w:p w14:paraId="305281F3" w14:textId="169153C5" w:rsidR="00221F9E" w:rsidRPr="00BD0B06" w:rsidRDefault="009B6BD9" w:rsidP="00221F9E">
      <w:pPr>
        <w:rPr>
          <w:rFonts w:eastAsiaTheme="minorEastAsia" w:cstheme="minorHAnsi"/>
        </w:rPr>
      </w:pPr>
      <m:oMathPara>
        <m:oMathParaPr>
          <m:jc m:val="right"/>
        </m:oMathParaPr>
        <m:oMath>
          <m:r>
            <m:rPr>
              <m:sty m:val="p"/>
            </m:rPr>
            <w:rPr>
              <w:rFonts w:ascii="Cambria Math" w:hAnsi="Cambria Math" w:cstheme="minorHAnsi"/>
            </w:rPr>
            <m:t>2</m:t>
          </m:r>
          <m:sSub>
            <m:sSubPr>
              <m:ctrlPr>
                <w:rPr>
                  <w:rFonts w:ascii="Cambria Math" w:hAnsi="Cambria Math" w:cstheme="minorHAnsi"/>
                </w:rPr>
              </m:ctrlPr>
            </m:sSubPr>
            <m:e>
              <m:r>
                <m:rPr>
                  <m:sty m:val="p"/>
                </m:rPr>
                <w:rPr>
                  <w:rFonts w:ascii="Cambria Math" w:hAnsi="Cambria Math" w:cstheme="minorHAnsi"/>
                </w:rPr>
                <m:t>UF</m:t>
              </m:r>
            </m:e>
            <m:sub>
              <m:r>
                <m:rPr>
                  <m:sty m:val="p"/>
                </m:rPr>
                <w:rPr>
                  <w:rFonts w:ascii="Cambria Math" w:hAnsi="Cambria Math" w:cstheme="minorHAnsi"/>
                </w:rPr>
                <m:t>4</m:t>
              </m:r>
            </m:sub>
          </m:sSub>
          <m:r>
            <m:rPr>
              <m:sty m:val="p"/>
            </m:rPr>
            <w:rPr>
              <w:rFonts w:ascii="Cambria Math" w:hAnsi="Cambria Math" w:cstheme="minorHAnsi"/>
            </w:rPr>
            <m:t> + Cr ⇆ 2</m:t>
          </m:r>
          <m:sSub>
            <m:sSubPr>
              <m:ctrlPr>
                <w:rPr>
                  <w:rFonts w:ascii="Cambria Math" w:hAnsi="Cambria Math" w:cstheme="minorHAnsi"/>
                </w:rPr>
              </m:ctrlPr>
            </m:sSubPr>
            <m:e>
              <m:r>
                <m:rPr>
                  <m:sty m:val="p"/>
                </m:rPr>
                <w:rPr>
                  <w:rFonts w:ascii="Cambria Math" w:hAnsi="Cambria Math" w:cstheme="minorHAnsi"/>
                </w:rPr>
                <m:t>UF</m:t>
              </m:r>
            </m:e>
            <m:sub>
              <m:r>
                <m:rPr>
                  <m:sty m:val="p"/>
                </m:rPr>
                <w:rPr>
                  <w:rFonts w:ascii="Cambria Math" w:hAnsi="Cambria Math" w:cstheme="minorHAnsi"/>
                </w:rPr>
                <m:t>3</m:t>
              </m:r>
            </m:sub>
          </m:sSub>
          <m:r>
            <m:rPr>
              <m:sty m:val="p"/>
            </m:rPr>
            <w:rPr>
              <w:rFonts w:ascii="Cambria Math" w:hAnsi="Cambria Math" w:cstheme="minorHAnsi"/>
            </w:rPr>
            <m:t>+ </m:t>
          </m:r>
          <m:sSub>
            <m:sSubPr>
              <m:ctrlPr>
                <w:rPr>
                  <w:rFonts w:ascii="Cambria Math" w:hAnsi="Cambria Math" w:cstheme="minorHAnsi"/>
                </w:rPr>
              </m:ctrlPr>
            </m:sSubPr>
            <m:e>
              <m:r>
                <m:rPr>
                  <m:sty m:val="p"/>
                </m:rPr>
                <w:rPr>
                  <w:rFonts w:ascii="Cambria Math" w:hAnsi="Cambria Math" w:cstheme="minorHAnsi"/>
                </w:rPr>
                <m:t>CrF</m:t>
              </m:r>
            </m:e>
            <m:sub>
              <m:r>
                <m:rPr>
                  <m:sty m:val="p"/>
                </m:rPr>
                <w:rPr>
                  <w:rFonts w:ascii="Cambria Math" w:hAnsi="Cambria Math" w:cstheme="minorHAnsi"/>
                </w:rPr>
                <m:t>2</m:t>
              </m:r>
            </m:sub>
          </m:sSub>
          <m:r>
            <m:rPr>
              <m:sty m:val="p"/>
            </m:rPr>
            <w:rPr>
              <w:rFonts w:ascii="Cambria Math" w:hAnsi="Cambria Math" w:cstheme="minorHAnsi"/>
            </w:rPr>
            <m:t xml:space="preserve">                                                            </m:t>
          </m:r>
          <m:d>
            <m:dPr>
              <m:ctrlPr>
                <w:rPr>
                  <w:rFonts w:ascii="Cambria Math" w:hAnsi="Cambria Math" w:cstheme="minorHAnsi"/>
                </w:rPr>
              </m:ctrlPr>
            </m:dPr>
            <m:e>
              <m:r>
                <m:rPr>
                  <m:sty m:val="p"/>
                </m:rPr>
                <w:rPr>
                  <w:rFonts w:ascii="Cambria Math" w:hAnsi="Cambria Math" w:cstheme="minorHAnsi"/>
                </w:rPr>
                <m:t>18</m:t>
              </m:r>
            </m:e>
          </m:d>
        </m:oMath>
      </m:oMathPara>
    </w:p>
    <w:p w14:paraId="2F3C1DDD" w14:textId="7E9EF7CA" w:rsidR="00221F9E" w:rsidRPr="00BD0B06" w:rsidRDefault="00D82722" w:rsidP="00E410A7">
      <w:pPr>
        <w:rPr>
          <w:rFonts w:cstheme="minorHAnsi"/>
        </w:rPr>
      </w:pPr>
      <w:r w:rsidRPr="00BD0B06">
        <w:rPr>
          <w:rFonts w:cstheme="minorHAnsi"/>
        </w:rPr>
        <w:t xml:space="preserve">Because </w:t>
      </w:r>
      <w:r w:rsidR="007A0582" w:rsidRPr="00BD0B06">
        <w:rPr>
          <w:rFonts w:cstheme="minorHAnsi"/>
        </w:rPr>
        <w:t>E</w:t>
      </w:r>
      <w:r w:rsidR="00B23FE1" w:rsidRPr="00BD0B06">
        <w:rPr>
          <w:rFonts w:cstheme="minorHAnsi"/>
        </w:rPr>
        <w:t xml:space="preserve">quation </w:t>
      </w:r>
      <w:r w:rsidR="007A0582" w:rsidRPr="00BD0B06">
        <w:rPr>
          <w:rFonts w:cstheme="minorHAnsi"/>
        </w:rPr>
        <w:t xml:space="preserve">18 goes to equilibrium, the </w:t>
      </w:r>
      <w:r w:rsidR="00147A4C" w:rsidRPr="00BD0B06">
        <w:rPr>
          <w:rFonts w:cstheme="minorHAnsi"/>
        </w:rPr>
        <w:t>rate of corrosion due to fuels</w:t>
      </w:r>
      <w:r w:rsidR="005611CC" w:rsidRPr="00BD0B06">
        <w:rPr>
          <w:rFonts w:cstheme="minorHAnsi"/>
        </w:rPr>
        <w:t xml:space="preserve"> can be </w:t>
      </w:r>
      <w:r w:rsidR="00557165" w:rsidRPr="00BD0B06">
        <w:rPr>
          <w:rFonts w:cstheme="minorHAnsi"/>
        </w:rPr>
        <w:t xml:space="preserve">controlled by controlling the </w:t>
      </w:r>
      <w:r w:rsidR="00836597" w:rsidRPr="00BD0B06">
        <w:rPr>
          <w:rFonts w:cstheme="minorHAnsi"/>
        </w:rPr>
        <w:t>ratio of UF</w:t>
      </w:r>
      <w:r w:rsidR="00836597" w:rsidRPr="00BD0B06">
        <w:rPr>
          <w:rFonts w:cstheme="minorHAnsi"/>
          <w:vertAlign w:val="subscript"/>
        </w:rPr>
        <w:t>4</w:t>
      </w:r>
      <w:r w:rsidR="00836597" w:rsidRPr="00BD0B06">
        <w:rPr>
          <w:rFonts w:cstheme="minorHAnsi"/>
        </w:rPr>
        <w:t xml:space="preserve"> to UF</w:t>
      </w:r>
      <w:r w:rsidR="00836597" w:rsidRPr="00BD0B06">
        <w:rPr>
          <w:rFonts w:cstheme="minorHAnsi"/>
          <w:vertAlign w:val="subscript"/>
        </w:rPr>
        <w:t>3</w:t>
      </w:r>
      <w:r w:rsidR="00590CF2" w:rsidRPr="00BD0B06">
        <w:rPr>
          <w:rFonts w:cstheme="minorHAnsi"/>
        </w:rPr>
        <w:t xml:space="preserve"> in the salt mix</w:t>
      </w:r>
      <w:r w:rsidR="00836597" w:rsidRPr="00BD0B06">
        <w:rPr>
          <w:rFonts w:cstheme="minorHAnsi"/>
        </w:rPr>
        <w:t>.</w:t>
      </w:r>
      <w:r w:rsidR="00590CF2" w:rsidRPr="00BD0B06">
        <w:rPr>
          <w:rFonts w:cstheme="minorHAnsi"/>
        </w:rPr>
        <w:t xml:space="preserve"> </w:t>
      </w:r>
      <w:proofErr w:type="spellStart"/>
      <w:r w:rsidR="00C612AB" w:rsidRPr="00BD0B06">
        <w:rPr>
          <w:rFonts w:cstheme="minorHAnsi"/>
        </w:rPr>
        <w:t>Surenkov</w:t>
      </w:r>
      <w:proofErr w:type="spellEnd"/>
      <w:r w:rsidR="00C612AB" w:rsidRPr="00BD0B06">
        <w:rPr>
          <w:rFonts w:cstheme="minorHAnsi"/>
        </w:rPr>
        <w:t xml:space="preserve"> et all found this ratio to be </w:t>
      </w:r>
      <w:r w:rsidR="00F162E7" w:rsidRPr="00BD0B06">
        <w:rPr>
          <w:rFonts w:cstheme="minorHAnsi"/>
        </w:rPr>
        <w:t>around</w:t>
      </w:r>
      <w:r w:rsidR="00C612AB" w:rsidRPr="00BD0B06">
        <w:rPr>
          <w:rFonts w:cstheme="minorHAnsi"/>
        </w:rPr>
        <w:t xml:space="preserve"> </w:t>
      </w:r>
      <w:r w:rsidR="00F162E7" w:rsidRPr="00BD0B06">
        <w:rPr>
          <w:rFonts w:cstheme="minorHAnsi"/>
        </w:rPr>
        <w:t xml:space="preserve">30-40. </w:t>
      </w:r>
      <w:r w:rsidR="00B73BA1" w:rsidRPr="00BD0B06">
        <w:rPr>
          <w:rFonts w:cstheme="minorHAnsi"/>
        </w:rPr>
        <w:t>Tests by the MSRE on specific attack of Cr in Hastelloy-N by fuel enriched salt found the diffusion coefficient of Cr into the salt mix to max out at around 4 X 10</w:t>
      </w:r>
      <w:r w:rsidR="00B73BA1" w:rsidRPr="00BD0B06">
        <w:rPr>
          <w:rFonts w:cstheme="minorHAnsi"/>
          <w:vertAlign w:val="superscript"/>
        </w:rPr>
        <w:t>-14</w:t>
      </w:r>
      <w:r w:rsidR="00B73BA1" w:rsidRPr="00BD0B06">
        <w:rPr>
          <w:rFonts w:cstheme="minorHAnsi"/>
        </w:rPr>
        <w:t xml:space="preserve"> cm/sec at 650°C</w:t>
      </w:r>
      <w:r w:rsidR="00E34CD5" w:rsidRPr="00BD0B06">
        <w:rPr>
          <w:rFonts w:cstheme="minorHAnsi"/>
        </w:rPr>
        <w:t>; however, issues caused by the method of obtaining this value leads it to be less widely accepted</w:t>
      </w:r>
      <w:r w:rsidR="001B1CE3" w:rsidRPr="00BD0B06">
        <w:rPr>
          <w:rFonts w:cstheme="minorHAnsi"/>
        </w:rPr>
        <w:t xml:space="preserve"> </w:t>
      </w:r>
      <w:r w:rsidR="001B1CE3" w:rsidRPr="00BD0B06">
        <w:rPr>
          <w:rFonts w:cstheme="minorHAnsi"/>
        </w:rPr>
        <w:fldChar w:fldCharType="begin"/>
      </w:r>
      <w:r w:rsidR="00E97942">
        <w:rPr>
          <w:rFonts w:cstheme="minorHAnsi"/>
        </w:rPr>
        <w:instrText xml:space="preserve"> ADDIN ZOTERO_ITEM CSL_CITATION {"citationID":"gsxo9Swy","properties":{"formattedCitation":"[54], [56]","plainCitation":"[54], [56]","noteIndex":0},"citationItems":[{"id":6,"uris":["http://zotero.org/users/8315333/items/XM266FQV",["http://zotero.org/users/8315333/items/XM266FQV"]],"itemData":{"id":6,"type":"report","language":"en","note":"DOI: 10.2172/4675946","number":"ORNL--4658, 4675946","page":"ORNL--4658, 4675946","source":"DOI.org (Crossref)","title":"CHEMICAL ASPECTS OF MSRE OPERATIONS.","URL":"http://www.osti.gov/servlets/purl/4675946/","author":[{"family":"Thoma","given":"R.E."}],"accessed":{"date-parts":[["2021",8,2]]},"issued":{"date-parts":[["1971",1,1]]}}},{"id":65,"uris":["http://zotero.org/users/8315333/items/P4KE5GT7",["http://zotero.org/users/8315333/items/P4KE5GT7"]],"itemData":{"id":65,"type":"article-journal","abstract":"Effect of the [U(IV)/U(III)] ratio of fuel salt on selective chromium corrosion and tellurium intergranular cracking (IGC) of Hastelloy N alloy in the LiF-BeF2-UF4 salt mixture was investigated. The chromium corrosion of Hastelloy N alloy is caused by the oxidation of chromium on the alloy surface by reaction with UF4. The tellurium IGC of Hastelloy N alloy is caused by the diffusion of tellurium along the grain boundaries with the formation of unstable tellurides with based metals and alloying additives. Results indicate that the selective chromium corrosion and the tellurium IGC of the Hastelloy N alloy in fuel salt can be controlled by the [U(IV)]/[U(III)] ratio. The tellurium IGC of Hastelloy N alloy exposed in fuel LiF-BeF2-UF4 salt can be avoided. For temperatures up to 760 °C the selective chromium corrosion can be minimized to the acceptable level when the [U(IV)]/[U(III)] ratio of fuel salt is bellow 30–40.","container-title":"EPJ Nuclear Sciences &amp; Technologies","DOI":"10.1051/epjn/2019033","ISSN":"2491-9292","journalAbbreviation":"EPJ Nuclear Sci. Technol.","language":"en","page":"4","source":"DOI.org (Crossref)","title":"Effect of the [U(IV)]/[U(III)] ratio on selective chromium corrosion and tellurium intergranular cracking of Hastelloy N alloy in the fuel LiF-BeF &lt;sub&gt;2&lt;/sub&gt; -UF &lt;sub&gt;4&lt;/sub&gt; salt","volume":"6","author":[{"family":"Surenkov","given":"Aleksandr"},{"family":"Ignatiev","given":"Victor"},{"family":"Presnyakov","given":"Mikhail"},{"family":"Wang","given":"Jianqiang"},{"family":"Li","given":"Zhijun"},{"family":"Yang","given":"Xinmei"},{"family":"Dai","given":"Zhimin"}],"editor":[{"family":"Kloosterman","given":"Jan Leen"},{"family":"Merle","given":"Elsa"},{"family":"Ragusa","given":"Jean"}],"issued":{"date-parts":[["2020"]]}}}],"schema":"https://github.com/citation-style-language/schema/raw/master/csl-citation.json"} </w:instrText>
      </w:r>
      <w:r w:rsidR="001B1CE3" w:rsidRPr="00BD0B06">
        <w:rPr>
          <w:rFonts w:cstheme="minorHAnsi"/>
        </w:rPr>
        <w:fldChar w:fldCharType="separate"/>
      </w:r>
      <w:r w:rsidR="00E97942" w:rsidRPr="00E97942">
        <w:rPr>
          <w:rFonts w:ascii="Calibri" w:hAnsi="Calibri" w:cs="Calibri"/>
        </w:rPr>
        <w:t>[54], [56]</w:t>
      </w:r>
      <w:r w:rsidR="001B1CE3" w:rsidRPr="00BD0B06">
        <w:rPr>
          <w:rFonts w:cstheme="minorHAnsi"/>
        </w:rPr>
        <w:fldChar w:fldCharType="end"/>
      </w:r>
      <w:r w:rsidR="00E34CD5" w:rsidRPr="00BD0B06">
        <w:rPr>
          <w:rFonts w:cstheme="minorHAnsi"/>
        </w:rPr>
        <w:t>. A more widely accepted value of 8 X 10</w:t>
      </w:r>
      <w:r w:rsidR="00E34CD5" w:rsidRPr="00BD0B06">
        <w:rPr>
          <w:rFonts w:cstheme="minorHAnsi"/>
          <w:vertAlign w:val="superscript"/>
        </w:rPr>
        <w:t>-15</w:t>
      </w:r>
      <w:r w:rsidR="00E34CD5" w:rsidRPr="00BD0B06">
        <w:rPr>
          <w:rFonts w:cstheme="minorHAnsi"/>
        </w:rPr>
        <w:t xml:space="preserve"> cm/sec at 650°C was found by Watson et all </w:t>
      </w:r>
      <w:r w:rsidR="001B1CE3" w:rsidRPr="00BD0B06">
        <w:rPr>
          <w:rFonts w:cstheme="minorHAnsi"/>
        </w:rPr>
        <w:fldChar w:fldCharType="begin"/>
      </w:r>
      <w:r w:rsidR="00E97942">
        <w:rPr>
          <w:rFonts w:cstheme="minorHAnsi"/>
        </w:rPr>
        <w:instrText xml:space="preserve"> ADDIN ZOTERO_ITEM CSL_CITATION {"citationID":"n7tzc28b","properties":{"formattedCitation":"[57]","plainCitation":"[57]","noteIndex":0},"citationItems":[{"id":89,"uris":["http://zotero.org/users/8315333/items/NJWF3TML",["http://zotero.org/users/8315333/items/NJWF3TML"]],"itemData":{"id":89,"type":"paper-conference","event-title":"International Atomic Energy Agency, Vienna (Austria); United Nations Educational, Scientific and Cultural Organization, Paris (France)","page":"559-574","title":"Radio-tracer techniques in the study of corrosion by molten fluorides","URL":"https://www.osti.gov/etdeweb/biblio/22025754","author":[{"family":"Grimes","given":"W. R."},{"family":"Watson","given":"G. M."},{"family":"DeVan","given":"J. H."},{"family":"Evans","given":"R. B."}],"issued":{"date-parts":[["1962",3,15]]}}}],"schema":"https://github.com/citation-style-language/schema/raw/master/csl-citation.json"} </w:instrText>
      </w:r>
      <w:r w:rsidR="001B1CE3" w:rsidRPr="00BD0B06">
        <w:rPr>
          <w:rFonts w:cstheme="minorHAnsi"/>
        </w:rPr>
        <w:fldChar w:fldCharType="separate"/>
      </w:r>
      <w:r w:rsidR="00E97942" w:rsidRPr="00E97942">
        <w:rPr>
          <w:rFonts w:ascii="Calibri" w:hAnsi="Calibri" w:cs="Calibri"/>
        </w:rPr>
        <w:t>[57]</w:t>
      </w:r>
      <w:r w:rsidR="001B1CE3" w:rsidRPr="00BD0B06">
        <w:rPr>
          <w:rFonts w:cstheme="minorHAnsi"/>
        </w:rPr>
        <w:fldChar w:fldCharType="end"/>
      </w:r>
      <w:r w:rsidR="00E34CD5" w:rsidRPr="00BD0B06">
        <w:rPr>
          <w:rFonts w:cstheme="minorHAnsi"/>
        </w:rPr>
        <w:t>.</w:t>
      </w:r>
    </w:p>
    <w:p w14:paraId="363C6F66" w14:textId="05A7DC52" w:rsidR="00F162E7" w:rsidRPr="00BD0B06" w:rsidRDefault="00F162E7" w:rsidP="00E410A7">
      <w:pPr>
        <w:rPr>
          <w:rFonts w:cstheme="minorHAnsi"/>
        </w:rPr>
      </w:pPr>
      <w:r w:rsidRPr="00BD0B06">
        <w:rPr>
          <w:rFonts w:cstheme="minorHAnsi"/>
        </w:rPr>
        <w:t>It is noteworthy however</w:t>
      </w:r>
      <w:r w:rsidR="00262451" w:rsidRPr="00BD0B06">
        <w:rPr>
          <w:rFonts w:cstheme="minorHAnsi"/>
        </w:rPr>
        <w:t>,</w:t>
      </w:r>
      <w:r w:rsidR="00D754C3" w:rsidRPr="00BD0B06">
        <w:rPr>
          <w:rFonts w:cstheme="minorHAnsi"/>
        </w:rPr>
        <w:t xml:space="preserve"> that having some Cr dissolved in the salt is essential to </w:t>
      </w:r>
      <w:r w:rsidR="00506D88" w:rsidRPr="00BD0B06">
        <w:rPr>
          <w:rFonts w:cstheme="minorHAnsi"/>
        </w:rPr>
        <w:t>prevent corrosive attack on other metals by</w:t>
      </w:r>
      <w:r w:rsidR="00262451" w:rsidRPr="00BD0B06">
        <w:rPr>
          <w:rFonts w:cstheme="minorHAnsi"/>
        </w:rPr>
        <w:t xml:space="preserve"> the fission product</w:t>
      </w:r>
      <w:r w:rsidR="00506D88" w:rsidRPr="00BD0B06">
        <w:rPr>
          <w:rFonts w:cstheme="minorHAnsi"/>
        </w:rPr>
        <w:t xml:space="preserve"> Te</w:t>
      </w:r>
      <w:r w:rsidR="00262451" w:rsidRPr="00BD0B06">
        <w:rPr>
          <w:rFonts w:cstheme="minorHAnsi"/>
        </w:rPr>
        <w:t xml:space="preserve">, as shown by Equation 19 </w:t>
      </w:r>
      <w:r w:rsidR="006F6C76" w:rsidRPr="00BD0B06">
        <w:rPr>
          <w:rFonts w:cstheme="minorHAnsi"/>
        </w:rPr>
        <w:fldChar w:fldCharType="begin"/>
      </w:r>
      <w:r w:rsidR="00E97942">
        <w:rPr>
          <w:rFonts w:cstheme="minorHAnsi"/>
        </w:rPr>
        <w:instrText xml:space="preserve"> ADDIN ZOTERO_ITEM CSL_CITATION {"citationID":"ZR3W5vop","properties":{"formattedCitation":"[56]","plainCitation":"[56]","noteIndex":0},"citationItems":[{"id":65,"uris":["http://zotero.org/users/8315333/items/P4KE5GT7",["http://zotero.org/users/8315333/items/P4KE5GT7"]],"itemData":{"id":65,"type":"article-journal","abstract":"Effect of the [U(IV)/U(III)] ratio of fuel salt on selective chromium corrosion and tellurium intergranular cracking (IGC) of Hastelloy N alloy in the LiF-BeF2-UF4 salt mixture was investigated. The chromium corrosion of Hastelloy N alloy is caused by the oxidation of chromium on the alloy surface by reaction with UF4. The tellurium IGC of Hastelloy N alloy is caused by the diffusion of tellurium along the grain boundaries with the formation of unstable tellurides with based metals and alloying additives. Results indicate that the selective chromium corrosion and the tellurium IGC of the Hastelloy N alloy in fuel salt can be controlled by the [U(IV)]/[U(III)] ratio. The tellurium IGC of Hastelloy N alloy exposed in fuel LiF-BeF2-UF4 salt can be avoided. For temperatures up to 760 °C the selective chromium corrosion can be minimized to the acceptable level when the [U(IV)]/[U(III)] ratio of fuel salt is bellow 30–40.","container-title":"EPJ Nuclear Sciences &amp; Technologies","DOI":"10.1051/epjn/2019033","ISSN":"2491-9292","journalAbbreviation":"EPJ Nuclear Sci. Technol.","language":"en","page":"4","source":"DOI.org (Crossref)","title":"Effect of the [U(IV)]/[U(III)] ratio on selective chromium corrosion and tellurium intergranular cracking of Hastelloy N alloy in the fuel LiF-BeF &lt;sub&gt;2&lt;/sub&gt; -UF &lt;sub&gt;4&lt;/sub&gt; salt","volume":"6","author":[{"family":"Surenkov","given":"Aleksandr"},{"family":"Ignatiev","given":"Victor"},{"family":"Presnyakov","given":"Mikhail"},{"family":"Wang","given":"Jianqiang"},{"family":"Li","given":"Zhijun"},{"family":"Yang","given":"Xinmei"},{"family":"Dai","given":"Zhimin"}],"editor":[{"family":"Kloosterman","given":"Jan Leen"},{"family":"Merle","given":"Elsa"},{"family":"Ragusa","given":"Jean"}],"issued":{"date-parts":[["2020"]]}}}],"schema":"https://github.com/citation-style-language/schema/raw/master/csl-citation.json"} </w:instrText>
      </w:r>
      <w:r w:rsidR="006F6C76" w:rsidRPr="00BD0B06">
        <w:rPr>
          <w:rFonts w:cstheme="minorHAnsi"/>
        </w:rPr>
        <w:fldChar w:fldCharType="separate"/>
      </w:r>
      <w:r w:rsidR="00E97942" w:rsidRPr="00E97942">
        <w:rPr>
          <w:rFonts w:ascii="Calibri" w:hAnsi="Calibri" w:cs="Calibri"/>
        </w:rPr>
        <w:t>[56]</w:t>
      </w:r>
      <w:r w:rsidR="006F6C76" w:rsidRPr="00BD0B06">
        <w:rPr>
          <w:rFonts w:cstheme="minorHAnsi"/>
        </w:rPr>
        <w:fldChar w:fldCharType="end"/>
      </w:r>
      <w:r w:rsidR="00262451" w:rsidRPr="00BD0B06">
        <w:rPr>
          <w:rFonts w:cstheme="minorHAnsi"/>
        </w:rPr>
        <w:t>.</w:t>
      </w:r>
    </w:p>
    <w:p w14:paraId="576D3483" w14:textId="1314BA7C" w:rsidR="007031DB" w:rsidRPr="00BD0B06" w:rsidRDefault="00BF0385" w:rsidP="007031DB">
      <w:pPr>
        <w:rPr>
          <w:rFonts w:eastAsiaTheme="minorEastAsia" w:cstheme="minorHAnsi"/>
        </w:rPr>
      </w:pPr>
      <m:oMathPara>
        <m:oMathParaPr>
          <m:jc m:val="right"/>
        </m:oMathParaPr>
        <m:oMath>
          <m:r>
            <m:rPr>
              <m:sty m:val="p"/>
            </m:rPr>
            <w:rPr>
              <w:rFonts w:ascii="Cambria Math" w:hAnsi="Cambria Math" w:cstheme="minorHAnsi"/>
            </w:rPr>
            <m:t>2</m:t>
          </m:r>
          <m:sSub>
            <m:sSubPr>
              <m:ctrlPr>
                <w:rPr>
                  <w:rFonts w:ascii="Cambria Math" w:hAnsi="Cambria Math" w:cstheme="minorHAnsi"/>
                </w:rPr>
              </m:ctrlPr>
            </m:sSubPr>
            <m:e>
              <m:r>
                <m:rPr>
                  <m:sty m:val="p"/>
                </m:rPr>
                <w:rPr>
                  <w:rFonts w:ascii="Cambria Math" w:hAnsi="Cambria Math" w:cstheme="minorHAnsi"/>
                </w:rPr>
                <m:t>UF</m:t>
              </m:r>
            </m:e>
            <m:sub>
              <m:r>
                <m:rPr>
                  <m:sty m:val="p"/>
                </m:rPr>
                <w:rPr>
                  <w:rFonts w:ascii="Cambria Math" w:hAnsi="Cambria Math" w:cstheme="minorHAnsi"/>
                </w:rPr>
                <m:t>3</m:t>
              </m:r>
            </m:sub>
          </m:sSub>
          <m:r>
            <m:rPr>
              <m:sty m:val="p"/>
            </m:rPr>
            <w:rPr>
              <w:rFonts w:ascii="Cambria Math" w:hAnsi="Cambria Math" w:cstheme="minorHAnsi"/>
            </w:rPr>
            <m:t> + Cr</m:t>
          </m:r>
          <m:sSub>
            <m:sSubPr>
              <m:ctrlPr>
                <w:rPr>
                  <w:rFonts w:ascii="Cambria Math" w:hAnsi="Cambria Math" w:cstheme="minorHAnsi"/>
                </w:rPr>
              </m:ctrlPr>
            </m:sSubPr>
            <m:e>
              <m:r>
                <m:rPr>
                  <m:sty m:val="p"/>
                </m:rPr>
                <w:rPr>
                  <w:rFonts w:ascii="Cambria Math" w:hAnsi="Cambria Math" w:cstheme="minorHAnsi"/>
                </w:rPr>
                <m:t>F</m:t>
              </m:r>
            </m:e>
            <m:sub>
              <m:r>
                <m:rPr>
                  <m:sty m:val="p"/>
                </m:rPr>
                <w:rPr>
                  <w:rFonts w:ascii="Cambria Math" w:hAnsi="Cambria Math" w:cstheme="minorHAnsi"/>
                </w:rPr>
                <m:t>2</m:t>
              </m:r>
            </m:sub>
          </m:sSub>
          <m:r>
            <m:rPr>
              <m:sty m:val="p"/>
            </m:rPr>
            <w:rPr>
              <w:rFonts w:ascii="Cambria Math" w:hAnsi="Cambria Math" w:cstheme="minorHAnsi"/>
            </w:rPr>
            <m:t xml:space="preserve"> +Te ⇆ 2</m:t>
          </m:r>
          <m:sSub>
            <m:sSubPr>
              <m:ctrlPr>
                <w:rPr>
                  <w:rFonts w:ascii="Cambria Math" w:hAnsi="Cambria Math" w:cstheme="minorHAnsi"/>
                </w:rPr>
              </m:ctrlPr>
            </m:sSubPr>
            <m:e>
              <m:r>
                <m:rPr>
                  <m:sty m:val="p"/>
                </m:rPr>
                <w:rPr>
                  <w:rFonts w:ascii="Cambria Math" w:hAnsi="Cambria Math" w:cstheme="minorHAnsi"/>
                </w:rPr>
                <m:t>UF</m:t>
              </m:r>
            </m:e>
            <m:sub>
              <m:r>
                <m:rPr>
                  <m:sty m:val="p"/>
                </m:rPr>
                <w:rPr>
                  <w:rFonts w:ascii="Cambria Math" w:hAnsi="Cambria Math" w:cstheme="minorHAnsi"/>
                </w:rPr>
                <m:t>4</m:t>
              </m:r>
            </m:sub>
          </m:sSub>
          <m:r>
            <m:rPr>
              <m:sty m:val="p"/>
            </m:rPr>
            <w:rPr>
              <w:rFonts w:ascii="Cambria Math" w:hAnsi="Cambria Math" w:cstheme="minorHAnsi"/>
            </w:rPr>
            <m:t xml:space="preserve">+ CrTe                                                    </m:t>
          </m:r>
          <m:d>
            <m:dPr>
              <m:ctrlPr>
                <w:rPr>
                  <w:rFonts w:ascii="Cambria Math" w:hAnsi="Cambria Math" w:cstheme="minorHAnsi"/>
                </w:rPr>
              </m:ctrlPr>
            </m:dPr>
            <m:e>
              <m:r>
                <m:rPr>
                  <m:sty m:val="p"/>
                </m:rPr>
                <w:rPr>
                  <w:rFonts w:ascii="Cambria Math" w:hAnsi="Cambria Math" w:cstheme="minorHAnsi"/>
                </w:rPr>
                <m:t>19</m:t>
              </m:r>
            </m:e>
          </m:d>
        </m:oMath>
      </m:oMathPara>
    </w:p>
    <w:p w14:paraId="1CA14F78" w14:textId="7EC34950" w:rsidR="00284BEE" w:rsidRPr="00BD0B06" w:rsidRDefault="007C4DEB" w:rsidP="002716E0">
      <w:pPr>
        <w:rPr>
          <w:rFonts w:cstheme="minorHAnsi"/>
        </w:rPr>
      </w:pPr>
      <w:r w:rsidRPr="00BD0B06">
        <w:rPr>
          <w:rFonts w:cstheme="minorHAnsi"/>
        </w:rPr>
        <w:t>This causes a stable CrTe compound to fall out of solution</w:t>
      </w:r>
      <w:r w:rsidR="003E650E" w:rsidRPr="00BD0B06">
        <w:rPr>
          <w:rFonts w:cstheme="minorHAnsi"/>
        </w:rPr>
        <w:t xml:space="preserve">. </w:t>
      </w:r>
      <w:r w:rsidR="0069554C" w:rsidRPr="00BD0B06">
        <w:rPr>
          <w:rFonts w:cstheme="minorHAnsi"/>
        </w:rPr>
        <w:t xml:space="preserve">Keiser et all found that </w:t>
      </w:r>
      <w:r w:rsidR="007D6952" w:rsidRPr="00BD0B06">
        <w:rPr>
          <w:rFonts w:cstheme="minorHAnsi"/>
        </w:rPr>
        <w:t xml:space="preserve">this process would prevent the attack of other structural metals by Te </w:t>
      </w:r>
      <w:r w:rsidR="006476F2" w:rsidRPr="00BD0B06">
        <w:rPr>
          <w:rFonts w:cstheme="minorHAnsi"/>
        </w:rPr>
        <w:t>for a UF</w:t>
      </w:r>
      <w:r w:rsidR="006476F2" w:rsidRPr="00BD0B06">
        <w:rPr>
          <w:rFonts w:cstheme="minorHAnsi"/>
          <w:vertAlign w:val="subscript"/>
        </w:rPr>
        <w:t>4</w:t>
      </w:r>
      <w:r w:rsidR="006476F2" w:rsidRPr="00BD0B06">
        <w:rPr>
          <w:rFonts w:cstheme="minorHAnsi"/>
        </w:rPr>
        <w:t>/UF</w:t>
      </w:r>
      <w:r w:rsidR="006476F2" w:rsidRPr="00BD0B06">
        <w:rPr>
          <w:rFonts w:cstheme="minorHAnsi"/>
          <w:vertAlign w:val="subscript"/>
        </w:rPr>
        <w:t>3</w:t>
      </w:r>
      <w:r w:rsidR="006476F2" w:rsidRPr="00BD0B06">
        <w:rPr>
          <w:rFonts w:cstheme="minorHAnsi"/>
        </w:rPr>
        <w:t xml:space="preserve"> ratios below 80</w:t>
      </w:r>
      <w:r w:rsidR="000C233B" w:rsidRPr="00BD0B06">
        <w:rPr>
          <w:rFonts w:cstheme="minorHAnsi"/>
        </w:rPr>
        <w:t xml:space="preserve"> </w:t>
      </w:r>
      <w:r w:rsidR="00C323D8" w:rsidRPr="00BD0B06">
        <w:rPr>
          <w:rFonts w:cstheme="minorHAnsi"/>
        </w:rPr>
        <w:fldChar w:fldCharType="begin"/>
      </w:r>
      <w:r w:rsidR="00E97942">
        <w:rPr>
          <w:rFonts w:cstheme="minorHAnsi"/>
        </w:rPr>
        <w:instrText xml:space="preserve"> ADDIN ZOTERO_ITEM CSL_CITATION {"citationID":"WqgjcYho","properties":{"formattedCitation":"[58]","plainCitation":"[58]","noteIndex":0},"citationItems":[{"id":91,"uris":["http://zotero.org/users/8315333/items/WSAZIWSA",["http://zotero.org/users/8315333/items/WSAZIWSA"]],"itemData":{"id":91,"type":"report","abstract":"Tellurium, which is a fission product in nuclear reactor\nfuels, can embrittle the surface grain boundaries of\nnickel-base structural materials. This report summarizes\nresults of an experimental investigation conducted to understand the mechanism and to develop a means of controlling\nthis embrittlement in the alloy Hastelloy N. The addition\nof a chromium telluride to salt can be used to provide\nsmall partial pressures of tellurium simulating a reactor\nenvironment where tellurium appears as a fission product.\nThe intergranular embrittlement produced in Hastelloy N\nwhen exposed to this chromium telluride-salt mixture\ncan be reduced by adding niobium to the Hastelloy N or by\ncontrolling the oxidation potential of the salt in the\nreducing range","publisher":"Oak Ridge National Lab","title":"Status of Tellurium-Hastenoy N Studies in Molten Fluoride salts","author":[{"family":"Keiser","given":"J. R."}],"issued":{"date-parts":[["1977"]]}}}],"schema":"https://github.com/citation-style-language/schema/raw/master/csl-citation.json"} </w:instrText>
      </w:r>
      <w:r w:rsidR="00C323D8" w:rsidRPr="00BD0B06">
        <w:rPr>
          <w:rFonts w:cstheme="minorHAnsi"/>
        </w:rPr>
        <w:fldChar w:fldCharType="separate"/>
      </w:r>
      <w:r w:rsidR="00E97942" w:rsidRPr="00E97942">
        <w:rPr>
          <w:rFonts w:ascii="Calibri" w:hAnsi="Calibri" w:cs="Calibri"/>
        </w:rPr>
        <w:t>[58]</w:t>
      </w:r>
      <w:r w:rsidR="00C323D8" w:rsidRPr="00BD0B06">
        <w:rPr>
          <w:rFonts w:cstheme="minorHAnsi"/>
        </w:rPr>
        <w:fldChar w:fldCharType="end"/>
      </w:r>
      <w:r w:rsidR="000C233B" w:rsidRPr="00BD0B06">
        <w:rPr>
          <w:rFonts w:cstheme="minorHAnsi"/>
        </w:rPr>
        <w:t>.</w:t>
      </w:r>
      <w:r w:rsidR="00846D4E" w:rsidRPr="00BD0B06">
        <w:rPr>
          <w:rFonts w:cstheme="minorHAnsi"/>
        </w:rPr>
        <w:t xml:space="preserve"> </w:t>
      </w:r>
      <w:r w:rsidR="00CB1A44" w:rsidRPr="00BD0B06">
        <w:rPr>
          <w:rFonts w:cstheme="minorHAnsi"/>
        </w:rPr>
        <w:t>Therefore</w:t>
      </w:r>
      <w:r w:rsidR="00B73BA1" w:rsidRPr="00BD0B06">
        <w:rPr>
          <w:rFonts w:cstheme="minorHAnsi"/>
        </w:rPr>
        <w:t>,</w:t>
      </w:r>
      <w:r w:rsidR="00CB1A44" w:rsidRPr="00BD0B06">
        <w:rPr>
          <w:rFonts w:cstheme="minorHAnsi"/>
        </w:rPr>
        <w:t xml:space="preserve"> there is some merit to allowing the </w:t>
      </w:r>
      <w:r w:rsidR="001F69C9" w:rsidRPr="00BD0B06">
        <w:rPr>
          <w:rFonts w:cstheme="minorHAnsi"/>
        </w:rPr>
        <w:t>UF</w:t>
      </w:r>
      <w:r w:rsidR="001F69C9" w:rsidRPr="00BD0B06">
        <w:rPr>
          <w:rFonts w:cstheme="minorHAnsi"/>
          <w:vertAlign w:val="subscript"/>
        </w:rPr>
        <w:t>4</w:t>
      </w:r>
      <w:r w:rsidR="001F69C9" w:rsidRPr="00BD0B06">
        <w:rPr>
          <w:rFonts w:cstheme="minorHAnsi"/>
        </w:rPr>
        <w:t>/UF</w:t>
      </w:r>
      <w:r w:rsidR="001F69C9" w:rsidRPr="00BD0B06">
        <w:rPr>
          <w:rFonts w:cstheme="minorHAnsi"/>
          <w:vertAlign w:val="subscript"/>
        </w:rPr>
        <w:t>3</w:t>
      </w:r>
      <w:r w:rsidR="001F69C9" w:rsidRPr="00BD0B06">
        <w:rPr>
          <w:rFonts w:cstheme="minorHAnsi"/>
        </w:rPr>
        <w:t xml:space="preserve"> ratio to be </w:t>
      </w:r>
      <w:proofErr w:type="gramStart"/>
      <w:r w:rsidR="001F69C9" w:rsidRPr="00BD0B06">
        <w:rPr>
          <w:rFonts w:cstheme="minorHAnsi"/>
        </w:rPr>
        <w:t>more reducing</w:t>
      </w:r>
      <w:proofErr w:type="gramEnd"/>
      <w:r w:rsidR="001F69C9" w:rsidRPr="00BD0B06">
        <w:rPr>
          <w:rFonts w:cstheme="minorHAnsi"/>
        </w:rPr>
        <w:t>.</w:t>
      </w:r>
      <w:r w:rsidR="004A1F97">
        <w:rPr>
          <w:rFonts w:cstheme="minorHAnsi"/>
        </w:rPr>
        <w:t xml:space="preserve"> It is also worth noting that Fe and Cu based alloys have an increased resistance to Te intergranular attack compared to Ni based alloys </w:t>
      </w:r>
      <w:r w:rsidR="004A1F97">
        <w:rPr>
          <w:rFonts w:cstheme="minorHAnsi"/>
        </w:rPr>
        <w:fldChar w:fldCharType="begin"/>
      </w:r>
      <w:r w:rsidR="00E97942">
        <w:rPr>
          <w:rFonts w:cstheme="minorHAnsi"/>
        </w:rPr>
        <w:instrText xml:space="preserve"> ADDIN ZOTERO_ITEM CSL_CITATION {"citationID":"EQehYblG","properties":{"formattedCitation":"[59]","plainCitation":"[59]","noteIndex":0},"citationItems":[{"id":259,"uris":["http://zotero.org/users/8315333/items/4EKY2Y2D",["http://zotero.org/users/8315333/items/4EKY2Y2D"]],"itemData":{"id":259,"type":"report","collection-title":"Molten-salt Reactor Program semiannual progress report","event-place":"Oak Ridge National Lab","genre":"Progress Report","language":"en","number":"ORNL-5011","publisher":"Oak Ridge National Lab","publisher-place":"Oak Ridge National Lab","title":"Molten-Salt Reactor Program: Semiannual Progress Report for Period Ending August 31, 1974","author":[{"family":"McNeese","given":"L. E."}],"issued":{"date-parts":[["1975",6]]}}}],"schema":"https://github.com/citation-style-language/schema/raw/master/csl-citation.json"} </w:instrText>
      </w:r>
      <w:r w:rsidR="004A1F97">
        <w:rPr>
          <w:rFonts w:cstheme="minorHAnsi"/>
        </w:rPr>
        <w:fldChar w:fldCharType="separate"/>
      </w:r>
      <w:r w:rsidR="00E97942" w:rsidRPr="00E97942">
        <w:rPr>
          <w:rFonts w:ascii="Calibri" w:hAnsi="Calibri" w:cs="Calibri"/>
        </w:rPr>
        <w:t>[59]</w:t>
      </w:r>
      <w:r w:rsidR="004A1F97">
        <w:rPr>
          <w:rFonts w:cstheme="minorHAnsi"/>
        </w:rPr>
        <w:fldChar w:fldCharType="end"/>
      </w:r>
      <w:r w:rsidR="004A1F97">
        <w:rPr>
          <w:rFonts w:cstheme="minorHAnsi"/>
        </w:rPr>
        <w:t>.</w:t>
      </w:r>
      <w:bookmarkEnd w:id="116"/>
      <w:r w:rsidR="00284BEE">
        <w:rPr>
          <w:rFonts w:cstheme="minorHAnsi"/>
        </w:rPr>
        <w:br w:type="page"/>
      </w:r>
    </w:p>
    <w:p w14:paraId="39F11D97" w14:textId="3E85C759" w:rsidR="00151240" w:rsidRPr="00BD0B06" w:rsidRDefault="007441AA" w:rsidP="00923D35">
      <w:pPr>
        <w:pStyle w:val="Heading2"/>
        <w:rPr>
          <w:rFonts w:asciiTheme="minorHAnsi" w:hAnsiTheme="minorHAnsi" w:cstheme="minorHAnsi"/>
        </w:rPr>
      </w:pPr>
      <w:bookmarkStart w:id="117" w:name="_Toc92120932"/>
      <w:r w:rsidRPr="00BD0B06">
        <w:rPr>
          <w:rFonts w:asciiTheme="minorHAnsi" w:hAnsiTheme="minorHAnsi" w:cstheme="minorHAnsi"/>
        </w:rPr>
        <w:lastRenderedPageBreak/>
        <w:t>7</w:t>
      </w:r>
      <w:r w:rsidR="00151240" w:rsidRPr="00BD0B06">
        <w:rPr>
          <w:rFonts w:asciiTheme="minorHAnsi" w:hAnsiTheme="minorHAnsi" w:cstheme="minorHAnsi"/>
        </w:rPr>
        <w:t>. Compatib</w:t>
      </w:r>
      <w:r w:rsidR="00151240" w:rsidRPr="00BD0B06">
        <w:rPr>
          <w:rFonts w:asciiTheme="minorHAnsi" w:hAnsiTheme="minorHAnsi" w:cstheme="minorHAnsi"/>
        </w:rPr>
        <w:t>ility of Candidate</w:t>
      </w:r>
      <w:r w:rsidR="00151240" w:rsidRPr="00BD0B06">
        <w:rPr>
          <w:rFonts w:asciiTheme="minorHAnsi" w:hAnsiTheme="minorHAnsi" w:cstheme="minorHAnsi"/>
        </w:rPr>
        <w:t xml:space="preserve"> </w:t>
      </w:r>
      <w:r w:rsidR="00151240" w:rsidRPr="00BD0B06">
        <w:rPr>
          <w:rFonts w:asciiTheme="minorHAnsi" w:hAnsiTheme="minorHAnsi" w:cstheme="minorHAnsi"/>
        </w:rPr>
        <w:t xml:space="preserve">Structural </w:t>
      </w:r>
      <w:r w:rsidR="00151240" w:rsidRPr="00BD0B06">
        <w:rPr>
          <w:rFonts w:asciiTheme="minorHAnsi" w:hAnsiTheme="minorHAnsi" w:cstheme="minorHAnsi"/>
        </w:rPr>
        <w:t>Materials</w:t>
      </w:r>
      <w:bookmarkEnd w:id="117"/>
    </w:p>
    <w:p w14:paraId="72090D0F" w14:textId="77777777" w:rsidR="00151240" w:rsidRPr="00BD0B06" w:rsidRDefault="00151240" w:rsidP="00151240">
      <w:pPr>
        <w:rPr>
          <w:rFonts w:cstheme="minorHAnsi"/>
        </w:rPr>
      </w:pPr>
      <w:bookmarkStart w:id="118" w:name="_Hlk147739536"/>
      <w:r w:rsidRPr="00BD0B06">
        <w:rPr>
          <w:rFonts w:cstheme="minorHAnsi"/>
        </w:rPr>
        <w:t>As stated previously, pure molten fluoride salts have very little to no corrosive effects. This is due to the Gibbs energy of fluorination being more favorable for the salt components (</w:t>
      </w:r>
      <w:proofErr w:type="gramStart"/>
      <w:r w:rsidRPr="00BD0B06">
        <w:rPr>
          <w:rFonts w:cstheme="minorHAnsi"/>
        </w:rPr>
        <w:t>i.e.</w:t>
      </w:r>
      <w:proofErr w:type="gramEnd"/>
      <w:r w:rsidRPr="00BD0B06">
        <w:rPr>
          <w:rFonts w:cstheme="minorHAnsi"/>
        </w:rPr>
        <w:t xml:space="preserve"> K, Li, Na, and Be) than for structural materials (i.e. Fe, Cr, Ni, etc.). However</w:t>
      </w:r>
      <w:r w:rsidRPr="00BD0B06">
        <w:rPr>
          <w:rFonts w:cstheme="minorHAnsi"/>
        </w:rPr>
        <w:t>,</w:t>
      </w:r>
      <w:r w:rsidRPr="00BD0B06">
        <w:rPr>
          <w:rFonts w:cstheme="minorHAnsi"/>
        </w:rPr>
        <w:t xml:space="preserve"> the presence of contamina</w:t>
      </w:r>
      <w:r w:rsidRPr="00BD0B06">
        <w:rPr>
          <w:rFonts w:cstheme="minorHAnsi"/>
        </w:rPr>
        <w:t>nts, either through environmental contamination or fission products, will skew the redox potential of the salt such that corrosion of structural materials will occur. While the purification methods listed above can be used to minimize the concentration of environmental contaminants (and even fission products in the case of NF3), they only work so well, making selection of proper materials necessary.</w:t>
      </w:r>
    </w:p>
    <w:p w14:paraId="6046E52B" w14:textId="295AC7CA" w:rsidR="00151240" w:rsidRPr="00BD0B06" w:rsidRDefault="007441AA" w:rsidP="00923D35">
      <w:pPr>
        <w:pStyle w:val="Heading3"/>
        <w:rPr>
          <w:rFonts w:asciiTheme="minorHAnsi" w:hAnsiTheme="minorHAnsi" w:cstheme="minorHAnsi"/>
        </w:rPr>
      </w:pPr>
      <w:bookmarkStart w:id="119" w:name="_Toc92120933"/>
      <w:r w:rsidRPr="00BD0B06">
        <w:rPr>
          <w:rFonts w:asciiTheme="minorHAnsi" w:hAnsiTheme="minorHAnsi" w:cstheme="minorHAnsi"/>
        </w:rPr>
        <w:t>7</w:t>
      </w:r>
      <w:r w:rsidR="00151240" w:rsidRPr="00BD0B06">
        <w:rPr>
          <w:rFonts w:asciiTheme="minorHAnsi" w:hAnsiTheme="minorHAnsi" w:cstheme="minorHAnsi"/>
        </w:rPr>
        <w:t>.1 Ni Alloys</w:t>
      </w:r>
      <w:bookmarkEnd w:id="119"/>
    </w:p>
    <w:p w14:paraId="1AD2920B" w14:textId="2DDB8C7A" w:rsidR="00151240" w:rsidRPr="00BD0B06" w:rsidRDefault="00151240" w:rsidP="00151240">
      <w:pPr>
        <w:rPr>
          <w:rFonts w:cstheme="minorHAnsi"/>
        </w:rPr>
      </w:pPr>
      <w:r w:rsidRPr="00BD0B06">
        <w:rPr>
          <w:rFonts w:cstheme="minorHAnsi"/>
        </w:rPr>
        <w:t xml:space="preserve">The simplest thing to do is select materials whose fluorination potential is as far from the salt components as possible. To this end alloys made of primarily Ni or Mo are practical, since they are the materials that have a high Gibbs energy of fluorination and can be easily welded. Since Ni is the cheaper of the two metals it will be focused on </w:t>
      </w:r>
      <w:r w:rsidR="007F7FD8" w:rsidRPr="00BD0B06">
        <w:rPr>
          <w:rFonts w:cstheme="minorHAnsi"/>
        </w:rPr>
        <w:fldChar w:fldCharType="begin"/>
      </w:r>
      <w:r w:rsidR="00E97942">
        <w:rPr>
          <w:rFonts w:cstheme="minorHAnsi"/>
        </w:rPr>
        <w:instrText xml:space="preserve"> ADDIN ZOTERO_ITEM CSL_CITATION {"citationID":"fsbW6j2d","properties":{"formattedCitation":"[49]","plainCitation":"[49]","noteIndex":0},"citationItems":[{"id":80,"uris":["http://zotero.org/users/8315333/items/MT2GHM2P",["http://zotero.org/users/8315333/items/MT2GHM2P"]],"itemData":{"id":80,"type":"software","medium":"New York Mercantile Commodity Exchange &amp;  London Metal Exchange","title":"Daily Metal Prices","URL":"https://www.dailymetalprice.com/"}}],"schema":"https://github.com/citation-style-language/schema/raw/master/csl-citation.json"} </w:instrText>
      </w:r>
      <w:r w:rsidR="007F7FD8" w:rsidRPr="00BD0B06">
        <w:rPr>
          <w:rFonts w:cstheme="minorHAnsi"/>
        </w:rPr>
        <w:fldChar w:fldCharType="separate"/>
      </w:r>
      <w:r w:rsidR="00E97942" w:rsidRPr="00E97942">
        <w:rPr>
          <w:rFonts w:ascii="Calibri" w:hAnsi="Calibri" w:cs="Calibri"/>
        </w:rPr>
        <w:t>[49]</w:t>
      </w:r>
      <w:r w:rsidR="007F7FD8" w:rsidRPr="00BD0B06">
        <w:rPr>
          <w:rFonts w:cstheme="minorHAnsi"/>
        </w:rPr>
        <w:fldChar w:fldCharType="end"/>
      </w:r>
      <w:r w:rsidRPr="00BD0B06">
        <w:rPr>
          <w:rFonts w:cstheme="minorHAnsi"/>
        </w:rPr>
        <w:t>. While pure Ni (Ni-200) would likely be the material of choice from a pure chemistry standpoint, its poor structural strength at process temperatures (&gt;500C) makes its use limited. The MSRE used pure Ni liners in their purification vessels, and although these corroded away when fluorine gas was used to purify used salt, the concept is still sound</w:t>
      </w:r>
      <w:r w:rsidR="007F7FD8" w:rsidRPr="00BD0B06">
        <w:rPr>
          <w:rFonts w:cstheme="minorHAnsi"/>
        </w:rPr>
        <w:t xml:space="preserve"> </w:t>
      </w:r>
      <w:r w:rsidR="007F7FD8" w:rsidRPr="00BD0B06">
        <w:rPr>
          <w:rFonts w:cstheme="minorHAnsi"/>
        </w:rPr>
        <w:fldChar w:fldCharType="begin"/>
      </w:r>
      <w:r w:rsidR="00AF4E58">
        <w:rPr>
          <w:rFonts w:cstheme="minorHAnsi"/>
        </w:rPr>
        <w:instrText xml:space="preserve"> ADDIN ZOTERO_ITEM CSL_CITATION {"citationID":"9OxzKTpf","properties":{"formattedCitation":"[21]","plainCitation":"[21]","noteIndex":0},"citationItems":[{"id":63,"uris":["http://zotero.org/users/8315333/items/3YKKNXS2",["http://zotero.org/users/8315333/items/3YKKNXS2"]],"itemData":{"id":63,"type":"report","abstract":"A molten mixture of LiF, BeF2, ZrF,, and UF, served as the circulating fuel for the Molten-Salt Reactor Experiment. Its secondary coolant for transferring heat to an air-cooled radiator was a molten mixture of LiF and ReF2. A third mixture that was chemically identical to the coolant mixture was used in place of the fuel for prenuclear operations and subsequently to flush the reactor core after a fuel drain. Approximately 26,000 lb of these fused fluoride mixtures were prepared from component fluoride salts and loaded into the reactor facility by ORNE’s Reactor Chemistry Division. Techniques for handling molten fluorides and their production process for attaining high chemical purity were developed and applied simultaneously with the development of the molten-salt nuclear reactor concept. The plans and operations which were a part of the fueling of the MSRE are described.","language":"en","note":"DOI: 10.2172/4074869","number":"ORNL--4616, 4074869","page":"ORNL--4616, 4074869","source":"DOI.org (Crossref)","title":"PREPARATION AND HANDLING OF SALT MIXTURES FOR THE MOLTEN SALT REACTOR EXPERIMENT.","URL":"http://www.osti.gov/servlets/purl/4074869/","author":[{"family":"Shaffer","given":"J.H."}],"accessed":{"date-parts":[["2021",8,2]]},"issued":{"date-parts":[["1971",1,1]]}}}],"schema":"https://github.com/citation-style-language/schema/raw/master/csl-citation.json"} </w:instrText>
      </w:r>
      <w:r w:rsidR="007F7FD8" w:rsidRPr="00BD0B06">
        <w:rPr>
          <w:rFonts w:cstheme="minorHAnsi"/>
        </w:rPr>
        <w:fldChar w:fldCharType="separate"/>
      </w:r>
      <w:r w:rsidR="00B835BA" w:rsidRPr="00B835BA">
        <w:rPr>
          <w:rFonts w:ascii="Calibri" w:hAnsi="Calibri" w:cs="Calibri"/>
        </w:rPr>
        <w:t>[21]</w:t>
      </w:r>
      <w:r w:rsidR="007F7FD8" w:rsidRPr="00BD0B06">
        <w:rPr>
          <w:rFonts w:cstheme="minorHAnsi"/>
        </w:rPr>
        <w:fldChar w:fldCharType="end"/>
      </w:r>
      <w:r w:rsidRPr="00BD0B06">
        <w:rPr>
          <w:rFonts w:cstheme="minorHAnsi"/>
        </w:rPr>
        <w:t xml:space="preserve">. It simply requires more active </w:t>
      </w:r>
      <w:proofErr w:type="gramStart"/>
      <w:r w:rsidRPr="00BD0B06">
        <w:rPr>
          <w:rFonts w:cstheme="minorHAnsi"/>
        </w:rPr>
        <w:t>checking</w:t>
      </w:r>
      <w:proofErr w:type="gramEnd"/>
      <w:r w:rsidRPr="00BD0B06">
        <w:rPr>
          <w:rFonts w:cstheme="minorHAnsi"/>
        </w:rPr>
        <w:t xml:space="preserve"> the liner between runs. Kelleher et. all used a pressurized outer shell made of steel to add structural strength to their Ni-200 purification vessel </w:t>
      </w:r>
      <w:r w:rsidR="007F7FD8" w:rsidRPr="00BD0B06">
        <w:rPr>
          <w:rFonts w:cstheme="minorHAnsi"/>
        </w:rPr>
        <w:fldChar w:fldCharType="begin"/>
      </w:r>
      <w:r w:rsidR="00AF4E58">
        <w:rPr>
          <w:rFonts w:cstheme="minorHAnsi"/>
        </w:rPr>
        <w:instrText xml:space="preserve"> ADDIN ZOTERO_ITEM CSL_CITATION {"citationID":"NK2StSdt","properties":{"formattedCitation":"[29]","plainCitation":"[29]","noteIndex":0},"citationItems":[{"id":75,"uris":["http://zotero.org/users/8315333/items/BBCGURWR",["http://zotero.org/users/8315333/items/BBCGURWR"]],"itemData":{"id":75,"type":"thesis","abstract":"The concept of a high temperature nuclear reactor cooled by molten salt has existed for\nnearly sixty years. Conceived at Oak Ridge National Laboratory (ORNL), the idea reached\nits zenith in 1965 with the successful operation of the Molten Salt Reactor Experiment\n(MSRE), a fluid-fueled nuclear reactor. Following the success of the MSRE, extensive plans\nwere made for a pilot molten salt breeder reactor (MSBR) to compete with the in-progress\nliquid metal breeder fast reactor program. However, funding was terminated before the\nMSBR concept could truly take hold. Upon the MSBR’s cancellation, years of work produced\nduring the MSRE were meticulously stored, waiting for a new interest.\nThe increasing demand for carbon free and affordable electricity has pushed high temper ature reactors towards the forefront of nuclear energy. Out of all the proposed high temper ature reactors, the molten salt reactor is one of the most promising. One class of molten salt\nreactor, the Fluoride High-temperature salt cooled Reactor (FHR), has attracted consider able attention from both universities and national labs. However, the FHR faces rudimentary\nmaterials and engineering challenges. These difficulties are exasperated by the vacuum of\nmolten salt expertise left fifty years after the MSRE. Useful facilities and experiments have\nlong since been decommissioned while those who are in the know have retired or passed away.\nThe basic engineering established at ORNL must be replicated in order to answer questions\nposed by the FHR.\nBefore work can begin, a batch scale purification system capable of providing high grade\nmolten salts for testing must be constructed. Two salt purification devices were built at the\nUniversity of Wisconsin for this purpose, a large scale purifier, and a small scale purifier.\nEach purifier was designed to hydrofluorinate LiF-BeF2, or flibe, to rid it of impurities\nand reduce its corrosion potential. Over 100 kg of salt was purified. To safely perform\npurification, a health monitoring program was put in place to prevent the development of\nacute or chronic beryllium disease–an allergic reaction to beryllium and beryllium containing\nmaterials–in employees.\nAlthough hydrofluorination is well documented to produce pure fluoride salt mixtures,\nknowing the salt composition is also vital to assess materials problems. Inductively coupled\nplasma measurements and neutron activation analysis have been used to determine compo sition and metallic impurities. A redox probe, capable of measuring the redox potential of\nberyllium fluoride containing salts without dissolved uranium fluoride, has been employed to\nmeasure the redox potential of flibe in various chemical conditions for the first time. These\nredox measurements have been superimposed with metal impurities measurements found by\nneutron activation analysis.\nLastly, reductions of flibe with beryllium metal have been investigated using the redox\nprobe. Over reductions have been performed, which have shown to decrease redox potential\nwhile seemingly creating a beryllium-beryllium halide system. Speculation on the lowest\nadvisable redox potential to prevent miscible beryllium are included along with suggestions\nii\nfor future work.\nDespite the hurdles presented by the innate chemical hazards of flibe, significant progress\nin understanding flibe without uranium has been made, which is directly applicable to FHR\ncommercialization. The largest batches of flibe in the past 50 years have been purified. The\nquality of the flibe has been assessed by multiple metrics. A suggested redox potential for\nfuture corrosion tests is defined. Simultaneously, the contents of this thesis can also serve\nas a introductory guide to convey the fundamentals of chemistry, engineering, and safety\nrequired to work with flibe","call-number":"3706622","event-place":"Madison, Wisconsin","genre":"Dissertation","language":"English","number-of-pages":"284","publisher":"UNIVERSITY OF WISCONSIN-MADISON","publisher-place":"Madison, Wisconsin","title":"Purification and Chemical Control of Molten Li2BeF4 for a Fluoride Salt Cooled Reactor","URL":"https://www-proquest-com.srv-proxy1.library.tamu.edu/docview/1695870273","author":[{"family":"Kelleher","given":"Brian C."}],"issued":{"date-parts":[["2015",5,29]]}}}],"schema":"https://github.com/citation-style-language/schema/raw/master/csl-citation.json"} </w:instrText>
      </w:r>
      <w:r w:rsidR="007F7FD8" w:rsidRPr="00BD0B06">
        <w:rPr>
          <w:rFonts w:cstheme="minorHAnsi"/>
        </w:rPr>
        <w:fldChar w:fldCharType="separate"/>
      </w:r>
      <w:r w:rsidR="004271E6" w:rsidRPr="004271E6">
        <w:rPr>
          <w:rFonts w:ascii="Calibri" w:hAnsi="Calibri" w:cs="Calibri"/>
        </w:rPr>
        <w:t>[29]</w:t>
      </w:r>
      <w:r w:rsidR="007F7FD8" w:rsidRPr="00BD0B06">
        <w:rPr>
          <w:rFonts w:cstheme="minorHAnsi"/>
        </w:rPr>
        <w:fldChar w:fldCharType="end"/>
      </w:r>
      <w:r w:rsidRPr="00BD0B06">
        <w:rPr>
          <w:rFonts w:cstheme="minorHAnsi"/>
        </w:rPr>
        <w:t xml:space="preserve">. </w:t>
      </w:r>
    </w:p>
    <w:p w14:paraId="1B39674C" w14:textId="3BF789A0" w:rsidR="00151240" w:rsidRPr="00BD0B06" w:rsidRDefault="00151240" w:rsidP="00151240">
      <w:pPr>
        <w:rPr>
          <w:rFonts w:cstheme="minorHAnsi"/>
        </w:rPr>
      </w:pPr>
      <w:r w:rsidRPr="00BD0B06">
        <w:rPr>
          <w:rFonts w:cstheme="minorHAnsi"/>
        </w:rPr>
        <w:t>Ni alloy Hastelloy N (also known by INOR-8) is another appealing option that has a lower but comparable corrosion resistance to Ni-200, due to its high Ni and Mo content, with increased structural strength due to small concentrations of W, Fe, and Cr</w:t>
      </w:r>
      <w:r w:rsidR="007F7FD8" w:rsidRPr="00BD0B06">
        <w:rPr>
          <w:rFonts w:cstheme="minorHAnsi"/>
        </w:rPr>
        <w:t xml:space="preserve"> </w:t>
      </w:r>
      <w:r w:rsidR="007F7FD8" w:rsidRPr="00BD0B06">
        <w:rPr>
          <w:rFonts w:cstheme="minorHAnsi"/>
        </w:rPr>
        <w:fldChar w:fldCharType="begin"/>
      </w:r>
      <w:r w:rsidR="00E97942">
        <w:rPr>
          <w:rFonts w:cstheme="minorHAnsi"/>
        </w:rPr>
        <w:instrText xml:space="preserve"> ADDIN ZOTERO_ITEM CSL_CITATION {"citationID":"2377cCie","properties":{"formattedCitation":"[50], [51]","plainCitation":"[50], [51]","noteIndex":0},"citationItems":[{"id":79,"uris":["http://zotero.org/users/8315333/items/IJS838Y4",["http://zotero.org/users/8315333/items/IJS838Y4"]],"itemData":{"id":79,"type":"document","publisher":"Nickel Institute","title":"Alloy selection for service in hydrogen  fluoride, hydrofluoric  acid and fluorine","author":[{"family":"Dillon","given":"C.P."}],"issued":{"date-parts":[["2013",10]]}}},{"id":17,"uris":["http://zotero.org/users/8315333/items/VMTBB33F",["http://zotero.org/users/8315333/items/VMTBB33F"]],"itemData":{"id":17,"type":"article-journal","abstract":"In the last several years, there has been an increased interest in the use of high-temperature molten salt ﬂuorides in nuclear power systems. For all molten salt reactor designs, materials selection is a very important issue. This paper summarizes results, which led to selection of materials for molten salt reactors in Russia. Operating experience with corrosion thermal convection loops has demonstrated good capability of the ‘‘nickel–molybdenum alloys + ﬂuoride salt fueled by UF4 and PuF3 + cover gas’’ system up to 750 °C. A brief description is given of the container material work in progress. Tellurium corrosion of Ni-based alloys in stressed and unloaded conditions studies was also tested in different molten salt mixtures at temperatures up to 700–750 °C, also with measurement of the redox potential. HN80MTY alloy with 1% added Al is the most resistant to tellurium intergranular cracking of Ni-base alloys under study.","container-title":"Journal of Nuclear Materials","DOI":"10.1016/j.jnucmat.2013.05.007","ISSN":"00223115","issue":"1-3","journalAbbreviation":"Journal of Nuclear Materials","language":"en","page":"592-603","source":"DOI.org (Crossref)","title":"Alloys compatibility in molten salt fluorides: Kurchatov Institute related experience","title-short":"Alloys compatibility in molten salt fluorides","volume":"441","author":[{"family":"Ignatiev","given":"Victor"},{"family":"Surenkov","given":"Alexandr"}],"issued":{"date-parts":[["2013",10]]}}}],"schema":"https://github.com/citation-style-language/schema/raw/master/csl-citation.json"} </w:instrText>
      </w:r>
      <w:r w:rsidR="007F7FD8" w:rsidRPr="00BD0B06">
        <w:rPr>
          <w:rFonts w:cstheme="minorHAnsi"/>
        </w:rPr>
        <w:fldChar w:fldCharType="separate"/>
      </w:r>
      <w:r w:rsidR="00E97942" w:rsidRPr="00E97942">
        <w:rPr>
          <w:rFonts w:ascii="Calibri" w:hAnsi="Calibri" w:cs="Calibri"/>
        </w:rPr>
        <w:t>[50], [51]</w:t>
      </w:r>
      <w:r w:rsidR="007F7FD8" w:rsidRPr="00BD0B06">
        <w:rPr>
          <w:rFonts w:cstheme="minorHAnsi"/>
        </w:rPr>
        <w:fldChar w:fldCharType="end"/>
      </w:r>
      <w:r w:rsidRPr="00BD0B06">
        <w:rPr>
          <w:rFonts w:cstheme="minorHAnsi"/>
        </w:rPr>
        <w:t xml:space="preserve">. Hastelloy N was specifically made for the MSRE and was used as the sole structural material in the MSRE loop </w:t>
      </w:r>
      <w:r w:rsidR="007F7FD8" w:rsidRPr="00BD0B06">
        <w:rPr>
          <w:rFonts w:cstheme="minorHAnsi"/>
        </w:rPr>
        <w:fldChar w:fldCharType="begin"/>
      </w:r>
      <w:r w:rsidR="00E97942">
        <w:rPr>
          <w:rFonts w:cstheme="minorHAnsi"/>
        </w:rPr>
        <w:instrText xml:space="preserve"> ADDIN ZOTERO_ITEM CSL_CITATION {"citationID":"PYabvTQ5","properties":{"formattedCitation":"[51]","plainCitation":"[51]","noteIndex":0},"citationItems":[{"id":17,"uris":["http://zotero.org/users/8315333/items/VMTBB33F",["http://zotero.org/users/8315333/items/VMTBB33F"]],"itemData":{"id":17,"type":"article-journal","abstract":"In the last several years, there has been an increased interest in the use of high-temperature molten salt ﬂuorides in nuclear power systems. For all molten salt reactor designs, materials selection is a very important issue. This paper summarizes results, which led to selection of materials for molten salt reactors in Russia. Operating experience with corrosion thermal convection loops has demonstrated good capability of the ‘‘nickel–molybdenum alloys + ﬂuoride salt fueled by UF4 and PuF3 + cover gas’’ system up to 750 °C. A brief description is given of the container material work in progress. Tellurium corrosion of Ni-based alloys in stressed and unloaded conditions studies was also tested in different molten salt mixtures at temperatures up to 700–750 °C, also with measurement of the redox potential. HN80MTY alloy with 1% added Al is the most resistant to tellurium intergranular cracking of Ni-base alloys under study.","container-title":"Journal of Nuclear Materials","DOI":"10.1016/j.jnucmat.2013.05.007","ISSN":"00223115","issue":"1-3","journalAbbreviation":"Journal of Nuclear Materials","language":"en","page":"592-603","source":"DOI.org (Crossref)","title":"Alloys compatibility in molten salt fluorides: Kurchatov Institute related experience","title-short":"Alloys compatibility in molten salt fluorides","volume":"441","author":[{"family":"Ignatiev","given":"Victor"},{"family":"Surenkov","given":"Alexandr"}],"issued":{"date-parts":[["2013",10]]}}}],"schema":"https://github.com/citation-style-language/schema/raw/master/csl-citation.json"} </w:instrText>
      </w:r>
      <w:r w:rsidR="007F7FD8" w:rsidRPr="00BD0B06">
        <w:rPr>
          <w:rFonts w:cstheme="minorHAnsi"/>
        </w:rPr>
        <w:fldChar w:fldCharType="separate"/>
      </w:r>
      <w:r w:rsidR="00E97942" w:rsidRPr="00E97942">
        <w:rPr>
          <w:rFonts w:ascii="Calibri" w:hAnsi="Calibri" w:cs="Calibri"/>
        </w:rPr>
        <w:t>[51]</w:t>
      </w:r>
      <w:r w:rsidR="007F7FD8" w:rsidRPr="00BD0B06">
        <w:rPr>
          <w:rFonts w:cstheme="minorHAnsi"/>
        </w:rPr>
        <w:fldChar w:fldCharType="end"/>
      </w:r>
      <w:r w:rsidRPr="00BD0B06">
        <w:rPr>
          <w:rFonts w:cstheme="minorHAnsi"/>
        </w:rPr>
        <w:t>. It showed almost no corrosion across the entire run</w:t>
      </w:r>
      <w:r w:rsidR="00161EBB" w:rsidRPr="00BD0B06">
        <w:rPr>
          <w:rFonts w:cstheme="minorHAnsi"/>
        </w:rPr>
        <w:t xml:space="preserve"> </w:t>
      </w:r>
      <w:r w:rsidR="00161EBB" w:rsidRPr="00BD0B06">
        <w:rPr>
          <w:rFonts w:cstheme="minorHAnsi"/>
        </w:rPr>
        <w:fldChar w:fldCharType="begin"/>
      </w:r>
      <w:r w:rsidR="00E97942">
        <w:rPr>
          <w:rFonts w:cstheme="minorHAnsi"/>
        </w:rPr>
        <w:instrText xml:space="preserve"> ADDIN ZOTERO_ITEM CSL_CITATION {"citationID":"K8ofSDGW","properties":{"formattedCitation":"[51]","plainCitation":"[51]","noteIndex":0},"citationItems":[{"id":17,"uris":["http://zotero.org/users/8315333/items/VMTBB33F",["http://zotero.org/users/8315333/items/VMTBB33F"]],"itemData":{"id":17,"type":"article-journal","abstract":"In the last several years, there has been an increased interest in the use of high-temperature molten salt ﬂuorides in nuclear power systems. For all molten salt reactor designs, materials selection is a very important issue. This paper summarizes results, which led to selection of materials for molten salt reactors in Russia. Operating experience with corrosion thermal convection loops has demonstrated good capability of the ‘‘nickel–molybdenum alloys + ﬂuoride salt fueled by UF4 and PuF3 + cover gas’’ system up to 750 °C. A brief description is given of the container material work in progress. Tellurium corrosion of Ni-based alloys in stressed and unloaded conditions studies was also tested in different molten salt mixtures at temperatures up to 700–750 °C, also with measurement of the redox potential. HN80MTY alloy with 1% added Al is the most resistant to tellurium intergranular cracking of Ni-base alloys under study.","container-title":"Journal of Nuclear Materials","DOI":"10.1016/j.jnucmat.2013.05.007","ISSN":"00223115","issue":"1-3","journalAbbreviation":"Journal of Nuclear Materials","language":"en","page":"592-603","source":"DOI.org (Crossref)","title":"Alloys compatibility in molten salt fluorides: Kurchatov Institute related experience","title-short":"Alloys compatibility in molten salt fluorides","volume":"441","author":[{"family":"Ignatiev","given":"Victor"},{"family":"Surenkov","given":"Alexandr"}],"issued":{"date-parts":[["2013",10]]}}}],"schema":"https://github.com/citation-style-language/schema/raw/master/csl-citation.json"} </w:instrText>
      </w:r>
      <w:r w:rsidR="00161EBB" w:rsidRPr="00BD0B06">
        <w:rPr>
          <w:rFonts w:cstheme="minorHAnsi"/>
        </w:rPr>
        <w:fldChar w:fldCharType="separate"/>
      </w:r>
      <w:r w:rsidR="00E97942" w:rsidRPr="00E97942">
        <w:rPr>
          <w:rFonts w:ascii="Calibri" w:hAnsi="Calibri" w:cs="Calibri"/>
        </w:rPr>
        <w:t>[51]</w:t>
      </w:r>
      <w:r w:rsidR="00161EBB" w:rsidRPr="00BD0B06">
        <w:rPr>
          <w:rFonts w:cstheme="minorHAnsi"/>
        </w:rPr>
        <w:fldChar w:fldCharType="end"/>
      </w:r>
      <w:r w:rsidRPr="00BD0B06">
        <w:rPr>
          <w:rFonts w:cstheme="minorHAnsi"/>
        </w:rPr>
        <w:t xml:space="preserve">. </w:t>
      </w:r>
      <w:r w:rsidR="00161EBB" w:rsidRPr="00BD0B06">
        <w:rPr>
          <w:rFonts w:cstheme="minorHAnsi"/>
        </w:rPr>
        <w:t xml:space="preserve">Experimental data obtained by Koger predicted the corrosion rate of Hastelloy N by dynamic FLiBe to be at around 0.02 mil/year </w:t>
      </w:r>
      <w:r w:rsidR="00161EBB" w:rsidRPr="00BD0B06">
        <w:rPr>
          <w:rFonts w:cstheme="minorHAnsi"/>
        </w:rPr>
        <w:fldChar w:fldCharType="begin"/>
      </w:r>
      <w:r w:rsidR="00AF4E58">
        <w:rPr>
          <w:rFonts w:cstheme="minorHAnsi"/>
        </w:rPr>
        <w:instrText xml:space="preserve"> ADDIN ZOTERO_ITEM CSL_CITATION {"citationID":"QzD57IUX","properties":{"formattedCitation":"[36]","plainCitation":"[36]","noteIndex":0},"citationItems":[{"id":88,"uris":["http://zotero.org/users/8315333/items/BC9QV7ZG",["http://zotero.org/users/8315333/items/BC9QV7ZG"]],"itemData":{"id":88,"type":"article-journal","container-title":"Corrosion-Nace","issue":"3","page":"115-122","title":"Fluoride salt corrosion and mass transfer in high temperature dynamic systems","volume":"29","author":[{"family":"Koger","given":"J."}],"issued":{"date-parts":[["1973",3]]}}}],"schema":"https://github.com/citation-style-language/schema/raw/master/csl-citation.json"} </w:instrText>
      </w:r>
      <w:r w:rsidR="00161EBB" w:rsidRPr="00BD0B06">
        <w:rPr>
          <w:rFonts w:cstheme="minorHAnsi"/>
        </w:rPr>
        <w:fldChar w:fldCharType="separate"/>
      </w:r>
      <w:r w:rsidR="00BD27E1" w:rsidRPr="00BD27E1">
        <w:rPr>
          <w:rFonts w:ascii="Calibri" w:hAnsi="Calibri" w:cs="Calibri"/>
        </w:rPr>
        <w:t>[36]</w:t>
      </w:r>
      <w:r w:rsidR="00161EBB" w:rsidRPr="00BD0B06">
        <w:rPr>
          <w:rFonts w:cstheme="minorHAnsi"/>
        </w:rPr>
        <w:fldChar w:fldCharType="end"/>
      </w:r>
      <w:r w:rsidR="00161EBB" w:rsidRPr="00BD0B06">
        <w:rPr>
          <w:rFonts w:cstheme="minorHAnsi"/>
        </w:rPr>
        <w:t xml:space="preserve">. </w:t>
      </w:r>
      <w:r w:rsidRPr="00BD0B06">
        <w:rPr>
          <w:rFonts w:cstheme="minorHAnsi"/>
        </w:rPr>
        <w:t xml:space="preserve">Experiments by Sandhi et all showed Hastelloy N to have a high resistance to corrosion by static, molten FLiNaK salt </w:t>
      </w:r>
      <w:r w:rsidR="007F7FD8" w:rsidRPr="00BD0B06">
        <w:rPr>
          <w:rFonts w:cstheme="minorHAnsi"/>
        </w:rPr>
        <w:fldChar w:fldCharType="begin"/>
      </w:r>
      <w:r w:rsidR="00AF4E58">
        <w:rPr>
          <w:rFonts w:cstheme="minorHAnsi"/>
        </w:rPr>
        <w:instrText xml:space="preserve"> ADDIN ZOTERO_ITEM CSL_CITATION {"citationID":"LGAJxDW8","properties":{"formattedCitation":"[37]","plainCitation":"[37]","noteIndex":0},"citationItems":[{"id":54,"uris":["http://zotero.org/users/8315333/items/9FXK2ZA5",["http://zotero.org/users/8315333/items/9FXK2ZA5"]],"itemData":{"id":54,"type":"article-journal","abstract":"Nickel superalloy Hastelloy-N, alloy X-750, stainless steel 316 (SS316), and stainless steel 304 (SS304) are among the alloys used in the construction of molten salt reactor (MSR). These alloys were analyzed for their corrosion resistance behavior in molten ﬂuoride salt, a coolant used in MSR reactors with 46.5% LiF+ 11.5% NaF+ 42% KF. The corrosion tests were run at 700 ◦C for 100 h under the Ar cover gas. After corrosion, signiﬁcant weight loss was observed in the alloy X750. Weight loss registered in SS316 and SS304 was also high. However, Hastelloy-N gained weight after exposure to molten salt corrosion. This could be attributed to electrochemical plating of corrosion products from other alloys on Hastelloy-N surface. SEM–energy-dispersive X-ray spectroscopy (EDXS) scans of cross-section of alloys revealed maximum corrosion damage to the depth of 250 µm in X750, in contrast to only 20 µm on Hastelloy-N. XPS wide survey scans revealed the presence of Fe, Cr, and Ni elements on the surface of all corroded alloys. In addition, Cr clusters were formed at the triple junctions of grains, as conﬁrmed by SEM–EBSD (Electron Back Scattered Diffraction) analysis. The order of corrosion resistance in FLiNaK environment was X750 &lt; SS316 &lt; SS304 &lt; Hastelloy-N.","container-title":"Energies","DOI":"10.3390/en14030543","ISSN":"1996-1073","issue":"3","journalAbbreviation":"Energies","language":"en","page":"543","source":"DOI.org (Crossref)","title":"Analysis of Corrosion of Hastelloy-N, Alloy X750, SS316 and SS304 in Molten Salt High-Temperature Environment","volume":"14","author":[{"family":"Sandhi","given":"Ketan Kumar"},{"family":"Szpunar","given":"Jerzy"}],"issued":{"date-parts":[["2021",1,21]]}}}],"schema":"https://github.com/citation-style-language/schema/raw/master/csl-citation.json"} </w:instrText>
      </w:r>
      <w:r w:rsidR="007F7FD8" w:rsidRPr="00BD0B06">
        <w:rPr>
          <w:rFonts w:cstheme="minorHAnsi"/>
        </w:rPr>
        <w:fldChar w:fldCharType="separate"/>
      </w:r>
      <w:r w:rsidR="00BD27E1" w:rsidRPr="00BD27E1">
        <w:rPr>
          <w:rFonts w:ascii="Calibri" w:hAnsi="Calibri" w:cs="Calibri"/>
        </w:rPr>
        <w:t>[37]</w:t>
      </w:r>
      <w:r w:rsidR="007F7FD8" w:rsidRPr="00BD0B06">
        <w:rPr>
          <w:rFonts w:cstheme="minorHAnsi"/>
        </w:rPr>
        <w:fldChar w:fldCharType="end"/>
      </w:r>
      <w:r w:rsidRPr="00BD0B06">
        <w:rPr>
          <w:rFonts w:cstheme="minorHAnsi"/>
        </w:rPr>
        <w:t xml:space="preserve">. In their experiments, Hastelloy N apparently suffered less surface corrosion, had a lower surface concentration of Cr, half the depth of surface penetration, and had a positive mass change after spending 100 </w:t>
      </w:r>
      <w:proofErr w:type="spellStart"/>
      <w:r w:rsidRPr="00BD0B06">
        <w:rPr>
          <w:rFonts w:cstheme="minorHAnsi"/>
        </w:rPr>
        <w:t>hr</w:t>
      </w:r>
      <w:proofErr w:type="spellEnd"/>
      <w:r w:rsidRPr="00BD0B06">
        <w:rPr>
          <w:rFonts w:cstheme="minorHAnsi"/>
        </w:rPr>
        <w:t xml:space="preserve"> in 700°C FLiNaK, when compared to stainless steel </w:t>
      </w:r>
      <w:r w:rsidR="007F7FD8" w:rsidRPr="00BD0B06">
        <w:rPr>
          <w:rFonts w:cstheme="minorHAnsi"/>
        </w:rPr>
        <w:fldChar w:fldCharType="begin"/>
      </w:r>
      <w:r w:rsidR="00AF4E58">
        <w:rPr>
          <w:rFonts w:cstheme="minorHAnsi"/>
        </w:rPr>
        <w:instrText xml:space="preserve"> ADDIN ZOTERO_ITEM CSL_CITATION {"citationID":"1FXM7EpI","properties":{"formattedCitation":"[37]","plainCitation":"[37]","noteIndex":0},"citationItems":[{"id":54,"uris":["http://zotero.org/users/8315333/items/9FXK2ZA5",["http://zotero.org/users/8315333/items/9FXK2ZA5"]],"itemData":{"id":54,"type":"article-journal","abstract":"Nickel superalloy Hastelloy-N, alloy X-750, stainless steel 316 (SS316), and stainless steel 304 (SS304) are among the alloys used in the construction of molten salt reactor (MSR). These alloys were analyzed for their corrosion resistance behavior in molten ﬂuoride salt, a coolant used in MSR reactors with 46.5% LiF+ 11.5% NaF+ 42% KF. The corrosion tests were run at 700 ◦C for 100 h under the Ar cover gas. After corrosion, signiﬁcant weight loss was observed in the alloy X750. Weight loss registered in SS316 and SS304 was also high. However, Hastelloy-N gained weight after exposure to molten salt corrosion. This could be attributed to electrochemical plating of corrosion products from other alloys on Hastelloy-N surface. SEM–energy-dispersive X-ray spectroscopy (EDXS) scans of cross-section of alloys revealed maximum corrosion damage to the depth of 250 µm in X750, in contrast to only 20 µm on Hastelloy-N. XPS wide survey scans revealed the presence of Fe, Cr, and Ni elements on the surface of all corroded alloys. In addition, Cr clusters were formed at the triple junctions of grains, as conﬁrmed by SEM–EBSD (Electron Back Scattered Diffraction) analysis. The order of corrosion resistance in FLiNaK environment was X750 &lt; SS316 &lt; SS304 &lt; Hastelloy-N.","container-title":"Energies","DOI":"10.3390/en14030543","ISSN":"1996-1073","issue":"3","journalAbbreviation":"Energies","language":"en","page":"543","source":"DOI.org (Crossref)","title":"Analysis of Corrosion of Hastelloy-N, Alloy X750, SS316 and SS304 in Molten Salt High-Temperature Environment","volume":"14","author":[{"family":"Sandhi","given":"Ketan Kumar"},{"family":"Szpunar","given":"Jerzy"}],"issued":{"date-parts":[["2021",1,21]]}}}],"schema":"https://github.com/citation-style-language/schema/raw/master/csl-citation.json"} </w:instrText>
      </w:r>
      <w:r w:rsidR="007F7FD8" w:rsidRPr="00BD0B06">
        <w:rPr>
          <w:rFonts w:cstheme="minorHAnsi"/>
        </w:rPr>
        <w:fldChar w:fldCharType="separate"/>
      </w:r>
      <w:r w:rsidR="00BD27E1" w:rsidRPr="00BD27E1">
        <w:rPr>
          <w:rFonts w:ascii="Calibri" w:hAnsi="Calibri" w:cs="Calibri"/>
        </w:rPr>
        <w:t>[37]</w:t>
      </w:r>
      <w:r w:rsidR="007F7FD8" w:rsidRPr="00BD0B06">
        <w:rPr>
          <w:rFonts w:cstheme="minorHAnsi"/>
        </w:rPr>
        <w:fldChar w:fldCharType="end"/>
      </w:r>
      <w:r w:rsidRPr="00BD0B06">
        <w:rPr>
          <w:rFonts w:cstheme="minorHAnsi"/>
        </w:rPr>
        <w:t xml:space="preserve">. Hastelloy N’s use in a purification vessel is largely unproven, however its resistance to anhydrous HF and molten salts has been explored, and it proved to have a low rate of corrosion compared to other high Ni alloys with a largely linearly changing corrosion rate with temperature </w:t>
      </w:r>
      <w:r w:rsidR="007F7FD8" w:rsidRPr="00BD0B06">
        <w:rPr>
          <w:rFonts w:cstheme="minorHAnsi"/>
        </w:rPr>
        <w:fldChar w:fldCharType="begin"/>
      </w:r>
      <w:r w:rsidR="00E97942">
        <w:rPr>
          <w:rFonts w:cstheme="minorHAnsi"/>
        </w:rPr>
        <w:instrText xml:space="preserve"> ADDIN ZOTERO_ITEM CSL_CITATION {"citationID":"E004VmZ1","properties":{"formattedCitation":"[37], [50], [51]","plainCitation":"[37], [50], [51]","noteIndex":0},"citationItems":[{"id":79,"uris":["http://zotero.org/users/8315333/items/IJS838Y4",["http://zotero.org/users/8315333/items/IJS838Y4"]],"itemData":{"id":79,"type":"document","publisher":"Nickel Institute","title":"Alloy selection for service in hydrogen  fluoride, hydrofluoric  acid and fluorine","author":[{"family":"Dillon","given":"C.P."}],"issued":{"date-parts":[["2013",10]]}}},{"id":17,"uris":["http://zotero.org/users/8315333/items/VMTBB33F",["http://zotero.org/users/8315333/items/VMTBB33F"]],"itemData":{"id":17,"type":"article-journal","abstract":"In the last several years, there has been an increased interest in the use of high-temperature molten salt ﬂuorides in nuclear power systems. For all molten salt reactor designs, materials selection is a very important issue. This paper summarizes results, which led to selection of materials for molten salt reactors in Russia. Operating experience with corrosion thermal convection loops has demonstrated good capability of the ‘‘nickel–molybdenum alloys + ﬂuoride salt fueled by UF4 and PuF3 + cover gas’’ system up to 750 °C. A brief description is given of the container material work in progress. Tellurium corrosion of Ni-based alloys in stressed and unloaded conditions studies was also tested in different molten salt mixtures at temperatures up to 700–750 °C, also with measurement of the redox potential. HN80MTY alloy with 1% added Al is the most resistant to tellurium intergranular cracking of Ni-base alloys under study.","container-title":"Journal of Nuclear Materials","DOI":"10.1016/j.jnucmat.2013.05.007","ISSN":"00223115","issue":"1-3","journalAbbreviation":"Journal of Nuclear Materials","language":"en","page":"592-603","source":"DOI.org (Crossref)","title":"Alloys compatibility in molten salt fluorides: Kurchatov Institute related experience","title-short":"Alloys compatibility in molten salt fluorides","volume":"441","author":[{"family":"Ignatiev","given":"Victor"},{"family":"Surenkov","given":"Alexandr"}],"issued":{"date-parts":[["2013",10]]}}},{"id":54,"uris":["http://zotero.org/users/8315333/items/9FXK2ZA5",["http://zotero.org/users/8315333/items/9FXK2ZA5"]],"itemData":{"id":54,"type":"article-journal","abstract":"Nickel superalloy Hastelloy-N, alloy X-750, stainless steel 316 (SS316), and stainless steel 304 (SS304) are among the alloys used in the construction of molten salt reactor (MSR). These alloys were analyzed for their corrosion resistance behavior in molten ﬂuoride salt, a coolant used in MSR reactors with 46.5% LiF+ 11.5% NaF+ 42% KF. The corrosion tests were run at 700 ◦C for 100 h under the Ar cover gas. After corrosion, signiﬁcant weight loss was observed in the alloy X750. Weight loss registered in SS316 and SS304 was also high. However, Hastelloy-N gained weight after exposure to molten salt corrosion. This could be attributed to electrochemical plating of corrosion products from other alloys on Hastelloy-N surface. SEM–energy-dispersive X-ray spectroscopy (EDXS) scans of cross-section of alloys revealed maximum corrosion damage to the depth of 250 µm in X750, in contrast to only 20 µm on Hastelloy-N. XPS wide survey scans revealed the presence of Fe, Cr, and Ni elements on the surface of all corroded alloys. In addition, Cr clusters were formed at the triple junctions of grains, as conﬁrmed by SEM–EBSD (Electron Back Scattered Diffraction) analysis. The order of corrosion resistance in FLiNaK environment was X750 &lt; SS316 &lt; SS304 &lt; Hastelloy-N.","container-title":"Energies","DOI":"10.3390/en14030543","ISSN":"1996-1073","issue":"3","journalAbbreviation":"Energies","language":"en","page":"543","source":"DOI.org (Crossref)","title":"Analysis of Corrosion of Hastelloy-N, Alloy X750, SS316 and SS304 in Molten Salt High-Temperature Environment","volume":"14","author":[{"family":"Sandhi","given":"Ketan Kumar"},{"family":"Szpunar","given":"Jerzy"}],"issued":{"date-parts":[["2021",1,21]]}}}],"schema":"https://github.com/citation-style-language/schema/raw/master/csl-citation.json"} </w:instrText>
      </w:r>
      <w:r w:rsidR="007F7FD8" w:rsidRPr="00BD0B06">
        <w:rPr>
          <w:rFonts w:cstheme="minorHAnsi"/>
        </w:rPr>
        <w:fldChar w:fldCharType="separate"/>
      </w:r>
      <w:r w:rsidR="00E97942" w:rsidRPr="00E97942">
        <w:rPr>
          <w:rFonts w:ascii="Calibri" w:hAnsi="Calibri" w:cs="Calibri"/>
        </w:rPr>
        <w:t>[37], [50], [51]</w:t>
      </w:r>
      <w:r w:rsidR="007F7FD8" w:rsidRPr="00BD0B06">
        <w:rPr>
          <w:rFonts w:cstheme="minorHAnsi"/>
        </w:rPr>
        <w:fldChar w:fldCharType="end"/>
      </w:r>
      <w:r w:rsidRPr="00BD0B06">
        <w:rPr>
          <w:rFonts w:cstheme="minorHAnsi"/>
        </w:rPr>
        <w:t xml:space="preserve">. </w:t>
      </w:r>
    </w:p>
    <w:p w14:paraId="043C840A" w14:textId="53FE5BBC" w:rsidR="00151240" w:rsidRPr="00BD0B06" w:rsidRDefault="007441AA" w:rsidP="00923D35">
      <w:pPr>
        <w:pStyle w:val="Heading3"/>
        <w:rPr>
          <w:rFonts w:asciiTheme="minorHAnsi" w:hAnsiTheme="minorHAnsi" w:cstheme="minorHAnsi"/>
        </w:rPr>
      </w:pPr>
      <w:bookmarkStart w:id="120" w:name="_Toc92120934"/>
      <w:r w:rsidRPr="00BD0B06">
        <w:rPr>
          <w:rFonts w:asciiTheme="minorHAnsi" w:hAnsiTheme="minorHAnsi" w:cstheme="minorHAnsi"/>
        </w:rPr>
        <w:t>7</w:t>
      </w:r>
      <w:r w:rsidR="00151240" w:rsidRPr="00BD0B06">
        <w:rPr>
          <w:rFonts w:asciiTheme="minorHAnsi" w:hAnsiTheme="minorHAnsi" w:cstheme="minorHAnsi"/>
        </w:rPr>
        <w:t>.2 Steels</w:t>
      </w:r>
      <w:bookmarkEnd w:id="120"/>
    </w:p>
    <w:p w14:paraId="0F07D132" w14:textId="52FB4B70" w:rsidR="00151240" w:rsidRPr="00BD0B06" w:rsidRDefault="00151240" w:rsidP="002716E0">
      <w:pPr>
        <w:rPr>
          <w:rFonts w:cstheme="minorHAnsi"/>
        </w:rPr>
      </w:pPr>
      <w:r w:rsidRPr="00BD0B06">
        <w:rPr>
          <w:rFonts w:cstheme="minorHAnsi"/>
        </w:rPr>
        <w:t xml:space="preserve">Steels due to their high structural strength at high temperatures and lower cost should be at least considered. The main issue with most commercial stainless steels is their high Cr content, but Fe is also more easily fluorinated than Ni or Mo. If salts are sufficiently purified then corrosion can be mitigated in a molten salt loop, although as low of a chromium content as is possible is preferred. Steels however cannot be used for creation of a purification vessel that utilizes HF or any stronger fluorinating agent as it will corrode too quickly. Stainless steels can handle low temperature HF, but they will not handle it at process temperatures </w:t>
      </w:r>
      <w:r w:rsidR="007F7FD8" w:rsidRPr="00BD0B06">
        <w:rPr>
          <w:rFonts w:cstheme="minorHAnsi"/>
        </w:rPr>
        <w:fldChar w:fldCharType="begin"/>
      </w:r>
      <w:r w:rsidR="00E97942">
        <w:rPr>
          <w:rFonts w:cstheme="minorHAnsi"/>
        </w:rPr>
        <w:instrText xml:space="preserve"> ADDIN ZOTERO_ITEM CSL_CITATION {"citationID":"NRZEmxBZ","properties":{"formattedCitation":"[50]","plainCitation":"[50]","noteIndex":0},"citationItems":[{"id":79,"uris":["http://zotero.org/users/8315333/items/IJS838Y4",["http://zotero.org/users/8315333/items/IJS838Y4"]],"itemData":{"id":79,"type":"document","publisher":"Nickel Institute","title":"Alloy selection for service in hydrogen  fluoride, hydrofluoric  acid and fluorine","author":[{"family":"Dillon","given":"C.P."}],"issued":{"date-parts":[["2013",10]]}}}],"schema":"https://github.com/citation-style-language/schema/raw/master/csl-citation.json"} </w:instrText>
      </w:r>
      <w:r w:rsidR="007F7FD8" w:rsidRPr="00BD0B06">
        <w:rPr>
          <w:rFonts w:cstheme="minorHAnsi"/>
        </w:rPr>
        <w:fldChar w:fldCharType="separate"/>
      </w:r>
      <w:r w:rsidR="00E97942" w:rsidRPr="00E97942">
        <w:rPr>
          <w:rFonts w:ascii="Calibri" w:hAnsi="Calibri" w:cs="Calibri"/>
        </w:rPr>
        <w:t>[50]</w:t>
      </w:r>
      <w:r w:rsidR="007F7FD8" w:rsidRPr="00BD0B06">
        <w:rPr>
          <w:rFonts w:cstheme="minorHAnsi"/>
        </w:rPr>
        <w:fldChar w:fldCharType="end"/>
      </w:r>
      <w:r w:rsidRPr="00BD0B06">
        <w:rPr>
          <w:rFonts w:cstheme="minorHAnsi"/>
        </w:rPr>
        <w:t>. For stronger fluorinating agents like fluorine gas or higher temperature NF</w:t>
      </w:r>
      <w:r w:rsidRPr="00BD0B06">
        <w:rPr>
          <w:rFonts w:cstheme="minorHAnsi"/>
          <w:vertAlign w:val="subscript"/>
        </w:rPr>
        <w:t>3</w:t>
      </w:r>
      <w:r w:rsidRPr="00BD0B06">
        <w:rPr>
          <w:rFonts w:cstheme="minorHAnsi"/>
        </w:rPr>
        <w:t xml:space="preserve">, all steels are considered to have an unacceptable rate of corrosion </w:t>
      </w:r>
      <w:r w:rsidR="007F7FD8" w:rsidRPr="00BD0B06">
        <w:rPr>
          <w:rFonts w:cstheme="minorHAnsi"/>
        </w:rPr>
        <w:fldChar w:fldCharType="begin"/>
      </w:r>
      <w:r w:rsidR="00E97942">
        <w:rPr>
          <w:rFonts w:cstheme="minorHAnsi"/>
        </w:rPr>
        <w:instrText xml:space="preserve"> ADDIN ZOTERO_ITEM CSL_CITATION {"citationID":"L65QYIQO","properties":{"formattedCitation":"[50]","plainCitation":"[50]","noteIndex":0},"citationItems":[{"id":79,"uris":["http://zotero.org/users/8315333/items/IJS838Y4",["http://zotero.org/users/8315333/items/IJS838Y4"]],"itemData":{"id":79,"type":"document","publisher":"Nickel Institute","title":"Alloy selection for service in hydrogen  fluoride, hydrofluoric  acid and fluorine","author":[{"family":"Dillon","given":"C.P."}],"issued":{"date-parts":[["2013",10]]}}}],"schema":"https://github.com/citation-style-language/schema/raw/master/csl-citation.json"} </w:instrText>
      </w:r>
      <w:r w:rsidR="007F7FD8" w:rsidRPr="00BD0B06">
        <w:rPr>
          <w:rFonts w:cstheme="minorHAnsi"/>
        </w:rPr>
        <w:fldChar w:fldCharType="separate"/>
      </w:r>
      <w:r w:rsidR="00E97942" w:rsidRPr="00E97942">
        <w:rPr>
          <w:rFonts w:ascii="Calibri" w:hAnsi="Calibri" w:cs="Calibri"/>
        </w:rPr>
        <w:t>[50]</w:t>
      </w:r>
      <w:r w:rsidR="007F7FD8" w:rsidRPr="00BD0B06">
        <w:rPr>
          <w:rFonts w:cstheme="minorHAnsi"/>
        </w:rPr>
        <w:fldChar w:fldCharType="end"/>
      </w:r>
      <w:r w:rsidRPr="00BD0B06">
        <w:rPr>
          <w:rFonts w:cstheme="minorHAnsi"/>
        </w:rPr>
        <w:t xml:space="preserve">. </w:t>
      </w:r>
    </w:p>
    <w:p w14:paraId="2A6DA1F4" w14:textId="32E6B8B0" w:rsidR="00BE0690" w:rsidRPr="00BD0B06" w:rsidRDefault="007441AA" w:rsidP="00923D35">
      <w:pPr>
        <w:pStyle w:val="Heading3"/>
        <w:rPr>
          <w:rFonts w:asciiTheme="minorHAnsi" w:hAnsiTheme="minorHAnsi" w:cstheme="minorHAnsi"/>
        </w:rPr>
      </w:pPr>
      <w:bookmarkStart w:id="121" w:name="_Toc92120935"/>
      <w:r w:rsidRPr="00BD0B06">
        <w:rPr>
          <w:rFonts w:asciiTheme="minorHAnsi" w:hAnsiTheme="minorHAnsi" w:cstheme="minorHAnsi"/>
        </w:rPr>
        <w:lastRenderedPageBreak/>
        <w:t>7</w:t>
      </w:r>
      <w:r w:rsidR="00BE0690" w:rsidRPr="00BD0B06">
        <w:rPr>
          <w:rFonts w:asciiTheme="minorHAnsi" w:hAnsiTheme="minorHAnsi" w:cstheme="minorHAnsi"/>
        </w:rPr>
        <w:t>.3 Copper</w:t>
      </w:r>
      <w:bookmarkEnd w:id="121"/>
    </w:p>
    <w:p w14:paraId="002E9AAD" w14:textId="7746DD51" w:rsidR="00BE0690" w:rsidRPr="00BD0B06" w:rsidRDefault="00C06F35" w:rsidP="002716E0">
      <w:pPr>
        <w:rPr>
          <w:rFonts w:cstheme="minorHAnsi"/>
        </w:rPr>
      </w:pPr>
      <w:r w:rsidRPr="00BD0B06">
        <w:rPr>
          <w:rFonts w:cstheme="minorHAnsi"/>
        </w:rPr>
        <w:t xml:space="preserve">A material that also historically has </w:t>
      </w:r>
      <w:proofErr w:type="gramStart"/>
      <w:r w:rsidRPr="00BD0B06">
        <w:rPr>
          <w:rFonts w:cstheme="minorHAnsi"/>
        </w:rPr>
        <w:t>showed</w:t>
      </w:r>
      <w:proofErr w:type="gramEnd"/>
      <w:r w:rsidRPr="00BD0B06">
        <w:rPr>
          <w:rFonts w:cstheme="minorHAnsi"/>
        </w:rPr>
        <w:t xml:space="preserve"> much promise is copper. </w:t>
      </w:r>
      <w:r w:rsidR="00745556" w:rsidRPr="00BD0B06">
        <w:rPr>
          <w:rFonts w:cstheme="minorHAnsi"/>
        </w:rPr>
        <w:t xml:space="preserve">When scaling up to meet the high demands for purified salts, </w:t>
      </w:r>
      <w:proofErr w:type="spellStart"/>
      <w:r w:rsidR="00745556" w:rsidRPr="00BD0B06">
        <w:rPr>
          <w:rFonts w:cstheme="minorHAnsi"/>
        </w:rPr>
        <w:t>the</w:t>
      </w:r>
      <w:proofErr w:type="spellEnd"/>
      <w:r w:rsidR="00745556" w:rsidRPr="00BD0B06">
        <w:rPr>
          <w:rFonts w:cstheme="minorHAnsi"/>
        </w:rPr>
        <w:t xml:space="preserve"> ARE swapped out their nickel </w:t>
      </w:r>
      <w:r w:rsidR="00D54CB7" w:rsidRPr="00BD0B06">
        <w:rPr>
          <w:rFonts w:cstheme="minorHAnsi"/>
        </w:rPr>
        <w:t xml:space="preserve">reaction </w:t>
      </w:r>
      <w:r w:rsidR="00745556" w:rsidRPr="00BD0B06">
        <w:rPr>
          <w:rFonts w:cstheme="minorHAnsi"/>
        </w:rPr>
        <w:t xml:space="preserve">vessels for stainless steel </w:t>
      </w:r>
      <w:r w:rsidR="00D54CB7" w:rsidRPr="00BD0B06">
        <w:rPr>
          <w:rFonts w:cstheme="minorHAnsi"/>
        </w:rPr>
        <w:t>vessels lined with copper</w:t>
      </w:r>
      <w:r w:rsidR="00BE071D" w:rsidRPr="00BD0B06">
        <w:rPr>
          <w:rFonts w:cstheme="minorHAnsi"/>
        </w:rPr>
        <w:t xml:space="preserve"> </w:t>
      </w:r>
      <w:r w:rsidR="00031CD4" w:rsidRPr="00BD0B06">
        <w:rPr>
          <w:rFonts w:cstheme="minorHAnsi"/>
        </w:rPr>
        <w:fldChar w:fldCharType="begin"/>
      </w:r>
      <w:r w:rsidR="00AF4E58">
        <w:rPr>
          <w:rFonts w:cstheme="minorHAnsi"/>
        </w:rPr>
        <w:instrText xml:space="preserve"> ADDIN ZOTERO_ITEM CSL_CITATION {"citationID":"HudD6p3i","properties":{"formattedCitation":"[6]","plainCitation":"[6]","noteIndex":0},"citationItems":[{"id":107,"uris":["http://zotero.org/users/8315333/items/QQL3GZK7",["http://zotero.org/users/8315333/items/QQL3GZK7"]],"itemData":{"id":107,"type":"report","collection-title":"Aircraft Nuclear Propulsion Project Quarterly Progress Report","genre":"Progress Report","language":"en","number":"ORNL-1947","publisher":"Oak Ridge National Lab","title":"Aircraft Nuclear Propulsion Project Quarterly Progress Report for Period Ending September 10, 1955","URL":"https://github.com/openmsr/msr-archive/blob/master/docs/ORNL-1947.pdf","author":[{"family":"Jordan","given":"W. H."},{"family":"Strough","given":"R. I."},{"family":"Cromer","given":"S. J."},{"family":"Miller","given":"A. J."}],"collection-editor":[{"family":"Savolainen","given":"A. W."}],"issued":{"date-parts":[["1955",10,26]]}}}],"schema":"https://github.com/citation-style-language/schema/raw/master/csl-citation.json"} </w:instrText>
      </w:r>
      <w:r w:rsidR="00031CD4" w:rsidRPr="00BD0B06">
        <w:rPr>
          <w:rFonts w:cstheme="minorHAnsi"/>
        </w:rPr>
        <w:fldChar w:fldCharType="separate"/>
      </w:r>
      <w:r w:rsidR="00BE071D" w:rsidRPr="00BD0B06">
        <w:rPr>
          <w:rFonts w:cstheme="minorHAnsi"/>
        </w:rPr>
        <w:t>[6]</w:t>
      </w:r>
      <w:r w:rsidR="00031CD4" w:rsidRPr="00BD0B06">
        <w:rPr>
          <w:rFonts w:cstheme="minorHAnsi"/>
        </w:rPr>
        <w:fldChar w:fldCharType="end"/>
      </w:r>
      <w:r w:rsidR="00D54CB7" w:rsidRPr="00BD0B06">
        <w:rPr>
          <w:rFonts w:cstheme="minorHAnsi"/>
        </w:rPr>
        <w:t xml:space="preserve">. This vessel design remained in </w:t>
      </w:r>
      <w:r w:rsidR="000B7DF6">
        <w:rPr>
          <w:rFonts w:cstheme="minorHAnsi"/>
        </w:rPr>
        <w:t xml:space="preserve">intermediate </w:t>
      </w:r>
      <w:r w:rsidR="00D54CB7" w:rsidRPr="00BD0B06">
        <w:rPr>
          <w:rFonts w:cstheme="minorHAnsi"/>
        </w:rPr>
        <w:t xml:space="preserve">use </w:t>
      </w:r>
      <w:r w:rsidR="000B7DF6">
        <w:rPr>
          <w:rFonts w:cstheme="minorHAnsi"/>
        </w:rPr>
        <w:t xml:space="preserve">with nickel lined vessels </w:t>
      </w:r>
      <w:r w:rsidR="00D54CB7" w:rsidRPr="00BD0B06">
        <w:rPr>
          <w:rFonts w:cstheme="minorHAnsi"/>
        </w:rPr>
        <w:t xml:space="preserve">through to the conclusion of the MSRE </w:t>
      </w:r>
      <w:r w:rsidR="00D54CB7" w:rsidRPr="00BD0B06">
        <w:rPr>
          <w:rFonts w:cstheme="minorHAnsi"/>
        </w:rPr>
        <w:fldChar w:fldCharType="begin"/>
      </w:r>
      <w:r w:rsidR="00AF4E58">
        <w:rPr>
          <w:rFonts w:cstheme="minorHAnsi"/>
        </w:rPr>
        <w:instrText xml:space="preserve"> ADDIN ZOTERO_ITEM CSL_CITATION {"citationID":"i3E13OHt","properties":{"formattedCitation":"[10], [28]","plainCitation":"[10], [28]","noteIndex":0},"citationItems":[{"id":254,"uris":["http://zotero.org/users/8315333/items/42E34HTU",["http://zotero.org/users/8315333/items/42E34HTU"]],"itemData":{"id":254,"type":"report","collection-title":"Molten-salt Reactor Program semiannual progress report","event-place":"Oak Ridge National Lab","genre":"Progress Report","language":"en","number":"ORNL-5078","publisher":"Oak Ridge National Lab","publisher-place":"Oak Ridge National Lab","title":"Molten-Salt Reactor Program semiannual progress report for period ending August 31, 1975","author":[{"family":"McNeese","given":"L. E."}],"issued":{"date-parts":[["1976",2]]}}},{"id":273,"uris":["http://zotero.org/users/8315333/items/I7S8TISM",["http://zotero.org/users/8315333/items/I7S8TISM"]],"itemData":{"id":273,"type":"report","collection-title":"Molten-salt Reactor Program semiannual progress report","event-place":"Oak Ridge National Lab","genre":"Progress Report","language":"en","number":"ORNL-3708","publisher":"Oak Ridge National Lab","publisher-place":"Oak Ridge National Lab","title":"Molten-Salt Reactor Program: Semiannual Progress Report for Period Ending July 31, 1964","author":[{"family":"Briggs","given":"R.B."}],"issued":{"date-parts":[["1964",11]]}}}],"schema":"https://github.com/citation-style-language/schema/raw/master/csl-citation.json"} </w:instrText>
      </w:r>
      <w:r w:rsidR="00D54CB7" w:rsidRPr="00BD0B06">
        <w:rPr>
          <w:rFonts w:cstheme="minorHAnsi"/>
        </w:rPr>
        <w:fldChar w:fldCharType="separate"/>
      </w:r>
      <w:r w:rsidR="004271E6" w:rsidRPr="004271E6">
        <w:rPr>
          <w:rFonts w:ascii="Calibri" w:hAnsi="Calibri" w:cs="Calibri"/>
        </w:rPr>
        <w:t>[10], [28]</w:t>
      </w:r>
      <w:r w:rsidR="00D54CB7" w:rsidRPr="00BD0B06">
        <w:rPr>
          <w:rFonts w:cstheme="minorHAnsi"/>
        </w:rPr>
        <w:fldChar w:fldCharType="end"/>
      </w:r>
      <w:r w:rsidR="00D54CB7" w:rsidRPr="00BD0B06">
        <w:rPr>
          <w:rFonts w:cstheme="minorHAnsi"/>
        </w:rPr>
        <w:t xml:space="preserve">. </w:t>
      </w:r>
      <w:r w:rsidR="00FA6E30">
        <w:rPr>
          <w:rFonts w:cstheme="minorHAnsi"/>
        </w:rPr>
        <w:t xml:space="preserve">They later made sampling vessels out of copper as well. </w:t>
      </w:r>
      <w:r w:rsidR="00D54CB7" w:rsidRPr="00BD0B06">
        <w:rPr>
          <w:rFonts w:cstheme="minorHAnsi"/>
        </w:rPr>
        <w:t xml:space="preserve">During the MSRE, when the nickel dip tubes corroded away, likely due to the high sulfur content of received salt, attempted solutions involved coating the nickel parts with copper </w:t>
      </w:r>
      <w:r w:rsidR="00D54CB7" w:rsidRPr="00BD0B06">
        <w:rPr>
          <w:rFonts w:cstheme="minorHAnsi"/>
        </w:rPr>
        <w:fldChar w:fldCharType="begin"/>
      </w:r>
      <w:r w:rsidR="00AF4E58">
        <w:rPr>
          <w:rFonts w:cstheme="minorHAnsi"/>
        </w:rPr>
        <w:instrText xml:space="preserve"> ADDIN ZOTERO_ITEM CSL_CITATION {"citationID":"dGOSi1M3","properties":{"formattedCitation":"[28]","plainCitation":"[28]","noteIndex":0},"citationItems":[{"id":254,"uris":["http://zotero.org/users/8315333/items/42E34HTU",["http://zotero.org/users/8315333/items/42E34HTU"]],"itemData":{"id":254,"type":"report","collection-title":"Molten-salt Reactor Program semiannual progress report","event-place":"Oak Ridge National Lab","genre":"Progress Report","language":"en","number":"ORNL-5078","publisher":"Oak Ridge National Lab","publisher-place":"Oak Ridge National Lab","title":"Molten-Salt Reactor Program semiannual progress report for period ending August 31, 1975","author":[{"family":"McNeese","given":"L. E."}],"issued":{"date-parts":[["1976",2]]}}}],"schema":"https://github.com/citation-style-language/schema/raw/master/csl-citation.json"} </w:instrText>
      </w:r>
      <w:r w:rsidR="00D54CB7" w:rsidRPr="00BD0B06">
        <w:rPr>
          <w:rFonts w:cstheme="minorHAnsi"/>
        </w:rPr>
        <w:fldChar w:fldCharType="separate"/>
      </w:r>
      <w:r w:rsidR="004271E6" w:rsidRPr="004271E6">
        <w:rPr>
          <w:rFonts w:ascii="Calibri" w:hAnsi="Calibri" w:cs="Calibri"/>
        </w:rPr>
        <w:t>[28]</w:t>
      </w:r>
      <w:r w:rsidR="00D54CB7" w:rsidRPr="00BD0B06">
        <w:rPr>
          <w:rFonts w:cstheme="minorHAnsi"/>
        </w:rPr>
        <w:fldChar w:fldCharType="end"/>
      </w:r>
      <w:r w:rsidR="00D54CB7" w:rsidRPr="00BD0B06">
        <w:rPr>
          <w:rFonts w:cstheme="minorHAnsi"/>
        </w:rPr>
        <w:t>.</w:t>
      </w:r>
      <w:r w:rsidR="00C54D4B" w:rsidRPr="00BD0B06">
        <w:rPr>
          <w:rFonts w:cstheme="minorHAnsi"/>
        </w:rPr>
        <w:t xml:space="preserve"> After the MSRE, the use of copper in fluorination appears to have stopped, with studies into its corrosion in molten salt environments only just recently resuming </w:t>
      </w:r>
      <w:r w:rsidR="00C54D4B" w:rsidRPr="00BD0B06">
        <w:rPr>
          <w:rFonts w:cstheme="minorHAnsi"/>
        </w:rPr>
        <w:fldChar w:fldCharType="begin"/>
      </w:r>
      <w:r w:rsidR="00E97942">
        <w:rPr>
          <w:rFonts w:cstheme="minorHAnsi"/>
        </w:rPr>
        <w:instrText xml:space="preserve"> ADDIN ZOTERO_ITEM CSL_CITATION {"citationID":"ql6S2U2D","properties":{"formattedCitation":"[60]","plainCitation":"[60]","noteIndex":0},"citationItems":[{"id":257,"uris":["http://zotero.org/users/8315333/items/7BPISZWL",["http://zotero.org/users/8315333/items/7BPISZWL"]],"itemData":{"id":257,"type":"article-journal","abstract":"Corrosion of nickel and copper electroplated coatings on SS316H in molten FLiNaK salt was studied. 500- and 1000-hour static corrosion tests were performed in molten FLiNaK at 700 degrees Celsius. Characterization of the coatings following corrosion indicated that they did not degrade in the molten salt during the corrosion experiment and fully protected the underlying SS316H from chromium dissolution. Interdiffusion between the copper coating and SS316H was extremely limited, interdiffusion between the nickel coating and SS316H. Diffusion modelling revealed that the nickel coatings still significantly reduced chromium dissolution over 60 years despite the interdiffusion.","container-title":"Corrosion Science","DOI":"10.1016/j.corsci.2021.109735","ISSN":"0010938X","journalAbbreviation":"Corrosion Science","language":"en","page":"109735","source":"DOI.org (Crossref)","title":"Environmental degradation of electroplated nickel and copper coated SS316H in molten FLiNaK salt","volume":"191","author":[{"family":"Weinstein","given":"Matthew"},{"family":"Falconer","given":"Cody"},{"family":"Doniger","given":"William"},{"family":"Bailly-Salins","given":"Louis"},{"family":"David","given":"Raphaelle"},{"family":"Sridharan","given":"Kumar"},{"family":"Couet","given":"Adrien"}],"issued":{"date-parts":[["2021",10]]}}}],"schema":"https://github.com/citation-style-language/schema/raw/master/csl-citation.json"} </w:instrText>
      </w:r>
      <w:r w:rsidR="00C54D4B" w:rsidRPr="00BD0B06">
        <w:rPr>
          <w:rFonts w:cstheme="minorHAnsi"/>
        </w:rPr>
        <w:fldChar w:fldCharType="separate"/>
      </w:r>
      <w:r w:rsidR="00E97942" w:rsidRPr="00E97942">
        <w:rPr>
          <w:rFonts w:ascii="Calibri" w:hAnsi="Calibri" w:cs="Calibri"/>
        </w:rPr>
        <w:t>[60]</w:t>
      </w:r>
      <w:r w:rsidR="00C54D4B" w:rsidRPr="00BD0B06">
        <w:rPr>
          <w:rFonts w:cstheme="minorHAnsi"/>
        </w:rPr>
        <w:fldChar w:fldCharType="end"/>
      </w:r>
      <w:r w:rsidR="00C54D4B" w:rsidRPr="00BD0B06">
        <w:rPr>
          <w:rFonts w:cstheme="minorHAnsi"/>
        </w:rPr>
        <w:t>. Despite this, a recent study by Weinstein et. all has shown copper to have superior corrosion resistance with inferior chromium diffusion resistance to nickel</w:t>
      </w:r>
      <w:r w:rsidR="00DB7BA0" w:rsidRPr="00BD0B06">
        <w:rPr>
          <w:rFonts w:cstheme="minorHAnsi"/>
        </w:rPr>
        <w:t xml:space="preserve"> </w:t>
      </w:r>
      <w:r w:rsidR="00C54D4B" w:rsidRPr="00BD0B06">
        <w:rPr>
          <w:rFonts w:cstheme="minorHAnsi"/>
        </w:rPr>
        <w:fldChar w:fldCharType="begin"/>
      </w:r>
      <w:r w:rsidR="00E97942">
        <w:rPr>
          <w:rFonts w:cstheme="minorHAnsi"/>
        </w:rPr>
        <w:instrText xml:space="preserve"> ADDIN ZOTERO_ITEM CSL_CITATION {"citationID":"49EpG40p","properties":{"formattedCitation":"[60]","plainCitation":"[60]","noteIndex":0},"citationItems":[{"id":257,"uris":["http://zotero.org/users/8315333/items/7BPISZWL",["http://zotero.org/users/8315333/items/7BPISZWL"]],"itemData":{"id":257,"type":"article-journal","abstract":"Corrosion of nickel and copper electroplated coatings on SS316H in molten FLiNaK salt was studied. 500- and 1000-hour static corrosion tests were performed in molten FLiNaK at 700 degrees Celsius. Characterization of the coatings following corrosion indicated that they did not degrade in the molten salt during the corrosion experiment and fully protected the underlying SS316H from chromium dissolution. Interdiffusion between the copper coating and SS316H was extremely limited, interdiffusion between the nickel coating and SS316H. Diffusion modelling revealed that the nickel coatings still significantly reduced chromium dissolution over 60 years despite the interdiffusion.","container-title":"Corrosion Science","DOI":"10.1016/j.corsci.2021.109735","ISSN":"0010938X","journalAbbreviation":"Corrosion Science","language":"en","page":"109735","source":"DOI.org (Crossref)","title":"Environmental degradation of electroplated nickel and copper coated SS316H in molten FLiNaK salt","volume":"191","author":[{"family":"Weinstein","given":"Matthew"},{"family":"Falconer","given":"Cody"},{"family":"Doniger","given":"William"},{"family":"Bailly-Salins","given":"Louis"},{"family":"David","given":"Raphaelle"},{"family":"Sridharan","given":"Kumar"},{"family":"Couet","given":"Adrien"}],"issued":{"date-parts":[["2021",10]]}}}],"schema":"https://github.com/citation-style-language/schema/raw/master/csl-citation.json"} </w:instrText>
      </w:r>
      <w:r w:rsidR="00C54D4B" w:rsidRPr="00BD0B06">
        <w:rPr>
          <w:rFonts w:cstheme="minorHAnsi"/>
        </w:rPr>
        <w:fldChar w:fldCharType="separate"/>
      </w:r>
      <w:r w:rsidR="00E97942" w:rsidRPr="00E97942">
        <w:rPr>
          <w:rFonts w:ascii="Calibri" w:hAnsi="Calibri" w:cs="Calibri"/>
        </w:rPr>
        <w:t>[60]</w:t>
      </w:r>
      <w:r w:rsidR="00C54D4B" w:rsidRPr="00BD0B06">
        <w:rPr>
          <w:rFonts w:cstheme="minorHAnsi"/>
        </w:rPr>
        <w:fldChar w:fldCharType="end"/>
      </w:r>
      <w:r w:rsidR="00C54D4B" w:rsidRPr="00BD0B06">
        <w:rPr>
          <w:rFonts w:cstheme="minorHAnsi"/>
        </w:rPr>
        <w:t xml:space="preserve">. </w:t>
      </w:r>
      <w:r w:rsidR="00DB7BA0" w:rsidRPr="00BD0B06">
        <w:rPr>
          <w:rFonts w:cstheme="minorHAnsi"/>
        </w:rPr>
        <w:t xml:space="preserve">Further studies into this may become available </w:t>
      </w:r>
      <w:r w:rsidR="00BE071D" w:rsidRPr="00BD0B06">
        <w:rPr>
          <w:rFonts w:cstheme="minorHAnsi"/>
        </w:rPr>
        <w:t>soon</w:t>
      </w:r>
      <w:r w:rsidR="00DB7BA0" w:rsidRPr="00BD0B06">
        <w:rPr>
          <w:rFonts w:cstheme="minorHAnsi"/>
        </w:rPr>
        <w:t>.</w:t>
      </w:r>
      <w:r w:rsidR="00BE071D" w:rsidRPr="00BD0B06">
        <w:rPr>
          <w:rFonts w:cstheme="minorHAnsi"/>
        </w:rPr>
        <w:t xml:space="preserve"> The main issue with this as a material is that, while copper is highly resistant to dry fluorinating agents, it is readily corroded and dissolved by hydrofluoric acid, so moisture must be purged readily to prevent serious corrosion </w:t>
      </w:r>
      <w:r w:rsidR="00BE071D" w:rsidRPr="00BD0B06">
        <w:rPr>
          <w:rFonts w:cstheme="minorHAnsi"/>
        </w:rPr>
        <w:fldChar w:fldCharType="begin"/>
      </w:r>
      <w:r w:rsidR="00AF4E58">
        <w:rPr>
          <w:rFonts w:cstheme="minorHAnsi"/>
        </w:rPr>
        <w:instrText xml:space="preserve"> ADDIN ZOTERO_ITEM CSL_CITATION {"citationID":"6ND9Yurt","properties":{"formattedCitation":"[6]","plainCitation":"[6]","noteIndex":0},"citationItems":[{"id":107,"uris":["http://zotero.org/users/8315333/items/QQL3GZK7",["http://zotero.org/users/8315333/items/QQL3GZK7"]],"itemData":{"id":107,"type":"report","collection-title":"Aircraft Nuclear Propulsion Project Quarterly Progress Report","genre":"Progress Report","language":"en","number":"ORNL-1947","publisher":"Oak Ridge National Lab","title":"Aircraft Nuclear Propulsion Project Quarterly Progress Report for Period Ending September 10, 1955","URL":"https://github.com/openmsr/msr-archive/blob/master/docs/ORNL-1947.pdf","author":[{"family":"Jordan","given":"W. H."},{"family":"Strough","given":"R. I."},{"family":"Cromer","given":"S. J."},{"family":"Miller","given":"A. J."}],"collection-editor":[{"family":"Savolainen","given":"A. W."}],"issued":{"date-parts":[["1955",10,26]]}}}],"schema":"https://github.com/citation-style-language/schema/raw/master/csl-citation.json"} </w:instrText>
      </w:r>
      <w:r w:rsidR="00BE071D" w:rsidRPr="00BD0B06">
        <w:rPr>
          <w:rFonts w:cstheme="minorHAnsi"/>
        </w:rPr>
        <w:fldChar w:fldCharType="separate"/>
      </w:r>
      <w:r w:rsidR="00BE071D" w:rsidRPr="00BD0B06">
        <w:rPr>
          <w:rFonts w:cstheme="minorHAnsi"/>
        </w:rPr>
        <w:t>[6]</w:t>
      </w:r>
      <w:r w:rsidR="00BE071D" w:rsidRPr="00BD0B06">
        <w:rPr>
          <w:rFonts w:cstheme="minorHAnsi"/>
        </w:rPr>
        <w:fldChar w:fldCharType="end"/>
      </w:r>
      <w:r w:rsidR="00BE071D" w:rsidRPr="00BD0B06">
        <w:rPr>
          <w:rFonts w:cstheme="minorHAnsi"/>
        </w:rPr>
        <w:t>.</w:t>
      </w:r>
    </w:p>
    <w:p w14:paraId="6729F3A6" w14:textId="5CD3D403" w:rsidR="004B6044" w:rsidRPr="00BD0B06" w:rsidRDefault="007441AA" w:rsidP="00923D35">
      <w:pPr>
        <w:pStyle w:val="Heading3"/>
        <w:rPr>
          <w:rFonts w:asciiTheme="minorHAnsi" w:hAnsiTheme="minorHAnsi" w:cstheme="minorHAnsi"/>
        </w:rPr>
      </w:pPr>
      <w:bookmarkStart w:id="122" w:name="_Toc92120936"/>
      <w:r w:rsidRPr="00BD0B06">
        <w:rPr>
          <w:rFonts w:asciiTheme="minorHAnsi" w:hAnsiTheme="minorHAnsi" w:cstheme="minorHAnsi"/>
        </w:rPr>
        <w:t>7</w:t>
      </w:r>
      <w:r w:rsidR="004B6044" w:rsidRPr="00BD0B06">
        <w:rPr>
          <w:rFonts w:asciiTheme="minorHAnsi" w:hAnsiTheme="minorHAnsi" w:cstheme="minorHAnsi"/>
        </w:rPr>
        <w:t>.</w:t>
      </w:r>
      <w:r w:rsidR="00BE0690" w:rsidRPr="00BD0B06">
        <w:rPr>
          <w:rFonts w:asciiTheme="minorHAnsi" w:hAnsiTheme="minorHAnsi" w:cstheme="minorHAnsi"/>
        </w:rPr>
        <w:t>4</w:t>
      </w:r>
      <w:r w:rsidR="004B6044" w:rsidRPr="00BD0B06">
        <w:rPr>
          <w:rFonts w:asciiTheme="minorHAnsi" w:hAnsiTheme="minorHAnsi" w:cstheme="minorHAnsi"/>
        </w:rPr>
        <w:t xml:space="preserve"> Carbon</w:t>
      </w:r>
      <w:bookmarkEnd w:id="122"/>
    </w:p>
    <w:p w14:paraId="47CBAB0D" w14:textId="33E73826" w:rsidR="004B6044" w:rsidRPr="00BD0B06" w:rsidRDefault="004B6044" w:rsidP="002716E0">
      <w:pPr>
        <w:rPr>
          <w:rFonts w:cstheme="minorHAnsi"/>
        </w:rPr>
      </w:pPr>
      <w:r w:rsidRPr="00BD0B06">
        <w:rPr>
          <w:rFonts w:cstheme="minorHAnsi"/>
        </w:rPr>
        <w:t>Although not mechanically useful</w:t>
      </w:r>
      <w:r w:rsidR="00A10154" w:rsidRPr="00BD0B06">
        <w:rPr>
          <w:rFonts w:cstheme="minorHAnsi"/>
        </w:rPr>
        <w:t>,</w:t>
      </w:r>
      <w:r w:rsidRPr="00BD0B06">
        <w:rPr>
          <w:rFonts w:cstheme="minorHAnsi"/>
        </w:rPr>
        <w:t xml:space="preserve"> glassy carbon</w:t>
      </w:r>
      <w:r w:rsidR="00A10154" w:rsidRPr="00BD0B06">
        <w:rPr>
          <w:rFonts w:cstheme="minorHAnsi"/>
        </w:rPr>
        <w:t>,</w:t>
      </w:r>
      <w:r w:rsidRPr="00BD0B06">
        <w:rPr>
          <w:rFonts w:cstheme="minorHAnsi"/>
        </w:rPr>
        <w:t xml:space="preserve"> graphite</w:t>
      </w:r>
      <w:r w:rsidR="00A10154" w:rsidRPr="00BD0B06">
        <w:rPr>
          <w:rFonts w:cstheme="minorHAnsi"/>
        </w:rPr>
        <w:t xml:space="preserve">, and </w:t>
      </w:r>
      <w:proofErr w:type="spellStart"/>
      <w:r w:rsidR="00A10154" w:rsidRPr="00BD0B06">
        <w:rPr>
          <w:rFonts w:cstheme="minorHAnsi"/>
        </w:rPr>
        <w:t>SiC</w:t>
      </w:r>
      <w:proofErr w:type="spellEnd"/>
      <w:r w:rsidRPr="00BD0B06">
        <w:rPr>
          <w:rFonts w:cstheme="minorHAnsi"/>
        </w:rPr>
        <w:t xml:space="preserve"> </w:t>
      </w:r>
      <w:r w:rsidR="00A10154" w:rsidRPr="00BD0B06">
        <w:rPr>
          <w:rFonts w:cstheme="minorHAnsi"/>
        </w:rPr>
        <w:t>do make for excellent crucible/liner materials in a reaction vessel</w:t>
      </w:r>
      <w:r w:rsidR="00F242B4" w:rsidRPr="00BD0B06">
        <w:rPr>
          <w:rFonts w:cstheme="minorHAnsi"/>
        </w:rPr>
        <w:t>, s</w:t>
      </w:r>
      <w:r w:rsidR="00A10154" w:rsidRPr="00BD0B06">
        <w:rPr>
          <w:rFonts w:cstheme="minorHAnsi"/>
        </w:rPr>
        <w:t xml:space="preserve">ince carbon </w:t>
      </w:r>
      <w:r w:rsidR="00F242B4" w:rsidRPr="00BD0B06">
        <w:rPr>
          <w:rFonts w:cstheme="minorHAnsi"/>
        </w:rPr>
        <w:t>is</w:t>
      </w:r>
      <w:r w:rsidR="00A10154" w:rsidRPr="00BD0B06">
        <w:rPr>
          <w:rFonts w:cstheme="minorHAnsi"/>
        </w:rPr>
        <w:t xml:space="preserve"> </w:t>
      </w:r>
      <w:r w:rsidR="00F242B4" w:rsidRPr="00BD0B06">
        <w:rPr>
          <w:rFonts w:cstheme="minorHAnsi"/>
        </w:rPr>
        <w:t>chemically</w:t>
      </w:r>
      <w:r w:rsidR="00A10154" w:rsidRPr="00BD0B06">
        <w:rPr>
          <w:rFonts w:cstheme="minorHAnsi"/>
        </w:rPr>
        <w:t xml:space="preserve"> inert</w:t>
      </w:r>
      <w:r w:rsidR="00F242B4" w:rsidRPr="00BD0B06">
        <w:rPr>
          <w:rFonts w:cstheme="minorHAnsi"/>
        </w:rPr>
        <w:t xml:space="preserve"> to all but the harshest fluorinating compounds (such as F</w:t>
      </w:r>
      <w:r w:rsidR="00F242B4" w:rsidRPr="00BD0B06">
        <w:rPr>
          <w:rFonts w:cstheme="minorHAnsi"/>
          <w:vertAlign w:val="subscript"/>
        </w:rPr>
        <w:t>2</w:t>
      </w:r>
      <w:r w:rsidR="00F242B4" w:rsidRPr="00BD0B06">
        <w:rPr>
          <w:rFonts w:cstheme="minorHAnsi"/>
        </w:rPr>
        <w:t xml:space="preserve"> and NF</w:t>
      </w:r>
      <w:r w:rsidR="00F242B4" w:rsidRPr="00BD0B06">
        <w:rPr>
          <w:rFonts w:cstheme="minorHAnsi"/>
          <w:vertAlign w:val="subscript"/>
        </w:rPr>
        <w:t>3</w:t>
      </w:r>
      <w:r w:rsidR="00F242B4" w:rsidRPr="00BD0B06">
        <w:rPr>
          <w:rFonts w:cstheme="minorHAnsi"/>
        </w:rPr>
        <w:t xml:space="preserve">) </w:t>
      </w:r>
      <w:r w:rsidR="00F242B4" w:rsidRPr="00BD0B06">
        <w:rPr>
          <w:rFonts w:cstheme="minorHAnsi"/>
        </w:rPr>
        <w:fldChar w:fldCharType="begin"/>
      </w:r>
      <w:r w:rsidR="00E97942">
        <w:rPr>
          <w:rFonts w:cstheme="minorHAnsi"/>
        </w:rPr>
        <w:instrText xml:space="preserve"> ADDIN ZOTERO_ITEM CSL_CITATION {"citationID":"tIRJUwFW","properties":{"formattedCitation":"[31], [61]","plainCitation":"[31], [61]","noteIndex":0},"citationItems":[{"id":48,"uris":["http://zotero.org/users/8315333/items/937DY5BX",["http://zotero.org/users/8315333/items/937DY5BX"]],"itemData":{"id":48,"type":"report","language":"en","note":"DOI: 10.2172/1017120","number":"PNNL-19793, 1017120","page":"PNNL-19793, 1017120","source":"DOI.org (Crossref)","title":"Assessment of the Use of Nitrogen Trifluoride for Purifying Coolant and Heat Transfer Salts in the Fluoride Salt-Cooled High-Temperature Reactor","URL":"http://www.osti.gov/servlets/purl/1017120-KOwVs5/","author":[{"family":"Scheele","given":"Randall D."},{"family":"Casella","given":"Andrew M."}],"accessed":{"date-parts":[["2021",8,2]]},"issued":{"date-parts":[["2010",9,28]]}}},{"id":242,"uris":["http://zotero.org/users/8315333/items/LESXUU78",["http://zotero.org/users/8315333/items/LESXUU78"]],"itemData":{"id":242,"type":"report","event-place":"Oak Ridge National Lab","language":"en","number":"ORNL-CF-59-8-133","publisher-place":"Oak Ridge National Lab","title":"Molten Salt-Graphite Compatibility Test Results of Physical and Chemical Measurements","author":[{"family":"Sheil","given":"R. J."},{"family":"Evans","given":"R. B."},{"family":"Watson","given":"G. M."}],"issued":{"date-parts":[["1959",8,31]]}}}],"schema":"https://github.com/citation-style-language/schema/raw/master/csl-citation.json"} </w:instrText>
      </w:r>
      <w:r w:rsidR="00F242B4" w:rsidRPr="00BD0B06">
        <w:rPr>
          <w:rFonts w:cstheme="minorHAnsi"/>
        </w:rPr>
        <w:fldChar w:fldCharType="separate"/>
      </w:r>
      <w:r w:rsidR="00E97942" w:rsidRPr="00E97942">
        <w:rPr>
          <w:rFonts w:ascii="Calibri" w:hAnsi="Calibri" w:cs="Calibri"/>
        </w:rPr>
        <w:t>[31], [61]</w:t>
      </w:r>
      <w:r w:rsidR="00F242B4" w:rsidRPr="00BD0B06">
        <w:rPr>
          <w:rFonts w:cstheme="minorHAnsi"/>
        </w:rPr>
        <w:fldChar w:fldCharType="end"/>
      </w:r>
      <w:r w:rsidR="00F242B4" w:rsidRPr="00BD0B06">
        <w:rPr>
          <w:rFonts w:cstheme="minorHAnsi"/>
        </w:rPr>
        <w:t xml:space="preserve">. </w:t>
      </w:r>
      <w:r w:rsidR="006A7E0E" w:rsidRPr="00BD0B06">
        <w:rPr>
          <w:rFonts w:cstheme="minorHAnsi"/>
        </w:rPr>
        <w:t xml:space="preserve">The main issues of using carbon structures are that salt can diffuse into the graphite </w:t>
      </w:r>
      <w:r w:rsidR="006A7E0E" w:rsidRPr="00BD0B06">
        <w:rPr>
          <w:rFonts w:cstheme="minorHAnsi"/>
        </w:rPr>
        <w:fldChar w:fldCharType="begin"/>
      </w:r>
      <w:r w:rsidR="00E97942">
        <w:rPr>
          <w:rFonts w:cstheme="minorHAnsi"/>
        </w:rPr>
        <w:instrText xml:space="preserve"> ADDIN ZOTERO_ITEM CSL_CITATION {"citationID":"iwH8wzo2","properties":{"formattedCitation":"[62]","plainCitation":"[62]","noteIndex":0},"citationItems":[{"id":240,"uris":["http://zotero.org/users/8315333/items/82NVYWY6",["http://zotero.org/users/8315333/items/82NVYWY6"]],"itemData":{"id":240,"type":"article-journal","abstract":"Existing data an dimensional changes in paDlzik? have been fitted to pQ;vabalic temperaluresensitive cumes. Fmm these, the graphite life,\nradiatioiz-iduced stresses, and permissible\ngeometries have been calculated. It is concluded\nexisting materials can be utilized in a molten-salt\n~~has@d&amp;e_L@e of abmt\nfar years, without serious cost penalty.- ~\nFission product xenon can be removed by\nsparging the fie1 salt with helium bubbles apzd\nremoving them after enriclzment. With reasonable\nvalues of salt-to-hubble transfer coefficient and\ngraphite permeability, the penalty to breeding\nratio can be reduced to &lt;0.5%.","collection-title":"Graphite and Xenon Behavior","container-title":"Nuclear Applications and Technology","title":"Graphite and Xenon Behavior and Their Influence on Molten Salt Reactor Design","volume":"8","author":[{"family":"Scott","given":"Dunlap"},{"family":"Eatherly","given":"W. P."}],"issued":{"date-parts":[["1970",2]]}}}],"schema":"https://github.com/citation-style-language/schema/raw/master/csl-citation.json"} </w:instrText>
      </w:r>
      <w:r w:rsidR="006A7E0E" w:rsidRPr="00BD0B06">
        <w:rPr>
          <w:rFonts w:cstheme="minorHAnsi"/>
        </w:rPr>
        <w:fldChar w:fldCharType="separate"/>
      </w:r>
      <w:r w:rsidR="00E97942" w:rsidRPr="00E97942">
        <w:rPr>
          <w:rFonts w:ascii="Calibri" w:hAnsi="Calibri" w:cs="Calibri"/>
        </w:rPr>
        <w:t>[62]</w:t>
      </w:r>
      <w:r w:rsidR="006A7E0E" w:rsidRPr="00BD0B06">
        <w:rPr>
          <w:rFonts w:cstheme="minorHAnsi"/>
        </w:rPr>
        <w:fldChar w:fldCharType="end"/>
      </w:r>
      <w:r w:rsidR="006A7E0E" w:rsidRPr="00BD0B06">
        <w:rPr>
          <w:rFonts w:cstheme="minorHAnsi"/>
        </w:rPr>
        <w:t xml:space="preserve"> </w:t>
      </w:r>
      <w:r w:rsidR="00C56BB2" w:rsidRPr="00BD0B06">
        <w:rPr>
          <w:rFonts w:cstheme="minorHAnsi"/>
        </w:rPr>
        <w:t xml:space="preserve">and the </w:t>
      </w:r>
      <w:r w:rsidR="00835DB2" w:rsidRPr="00BD0B06">
        <w:rPr>
          <w:rFonts w:cstheme="minorHAnsi"/>
        </w:rPr>
        <w:t xml:space="preserve">increase in the corrosion of metals used in other structures </w:t>
      </w:r>
      <w:r w:rsidR="00BD3B69" w:rsidRPr="00BD0B06">
        <w:rPr>
          <w:rFonts w:cstheme="minorHAnsi"/>
        </w:rPr>
        <w:fldChar w:fldCharType="begin"/>
      </w:r>
      <w:r w:rsidR="00E97942">
        <w:rPr>
          <w:rFonts w:cstheme="minorHAnsi"/>
        </w:rPr>
        <w:instrText xml:space="preserve"> ADDIN ZOTERO_ITEM CSL_CITATION {"citationID":"eEtIcX1m","properties":{"formattedCitation":"[63], [64]","plainCitation":"[63], [64]","noteIndex":0},"citationItems":[{"id":249,"uris":["http://zotero.org/users/8315333/items/6VDXXZMR",["http://zotero.org/users/8315333/items/6VDXXZMR"]],"itemData":{"id":249,"type":"report","language":"en","note":"DOI: 10.2172/4581899","number":"ORNL--4829, 4581899","page":"ORNL--4829, 4581899","source":"DOI.org (Crossref)","title":"INTERGRANULAR CRACKING OF INOR-8 IN THE MSRE.","URL":"http://www.osti.gov/servlets/purl/4581899/","author":[{"family":"McCoy","given":"H.E."},{"family":"McNabb","given":"B."}],"accessed":{"date-parts":[["2021",12,17]]},"issued":{"date-parts":[["1972",1,1]]}}},{"id":247,"uris":["http://zotero.org/users/8315333/items/6K78KVQY",["http://zotero.org/users/8315333/items/6K78KVQY"]],"itemData":{"id":247,"type":"article-journal","abstract":"Carburization of structural alloys used in Fluoride Cooled High Temperature Reactors (FHR) can result from the interaction between the metal and graphite components and cause changes in alloy properties. However, carburization requires transport of carbon from graphite to alloy surfaces through the molten ﬂuoride coolant. This work introduces an alternative to previously proposed carbon transport mechanisms. The new mechanism is based on the generation of carbonate ions (CO32À) by oxide impurities in the salt reacting with graphite. CO32À is then reduced on metal surfaces to deposit carbon. This work demonstrates the reduction of dissolved CO32À on pure Fe, Ni, Cr, Mo, and W surfaces without an applied potential in molten FLiNaK at 700  C. We also demonstrate that the interaction between oxide and graphite in molten FLiNaK media produces CO32À.","container-title":"Journal of Nuclear Materials","DOI":"10.1016/j.jnucmat.2020.152307","ISSN":"00223115","journalAbbreviation":"Journal of Nuclear Materials","language":"en","page":"152307","source":"DOI.org (Crossref)","title":"Carburization of metals by a chemical mechanism of carbon transport through molten fluoride salts","volume":"539","author":[{"family":"Chan","given":"Kevin J."},{"family":"Singh","given":"Preet M."}],"issued":{"date-parts":[["2020",10]]}}}],"schema":"https://github.com/citation-style-language/schema/raw/master/csl-citation.json"} </w:instrText>
      </w:r>
      <w:r w:rsidR="00BD3B69" w:rsidRPr="00BD0B06">
        <w:rPr>
          <w:rFonts w:cstheme="minorHAnsi"/>
        </w:rPr>
        <w:fldChar w:fldCharType="separate"/>
      </w:r>
      <w:r w:rsidR="00E97942" w:rsidRPr="00E97942">
        <w:rPr>
          <w:rFonts w:ascii="Calibri" w:hAnsi="Calibri" w:cs="Calibri"/>
        </w:rPr>
        <w:t>[63], [64]</w:t>
      </w:r>
      <w:r w:rsidR="00BD3B69" w:rsidRPr="00BD0B06">
        <w:rPr>
          <w:rFonts w:cstheme="minorHAnsi"/>
        </w:rPr>
        <w:fldChar w:fldCharType="end"/>
      </w:r>
      <w:r w:rsidR="00BD3B69" w:rsidRPr="00BD0B06">
        <w:rPr>
          <w:rFonts w:cstheme="minorHAnsi"/>
        </w:rPr>
        <w:t xml:space="preserve">. </w:t>
      </w:r>
      <w:r w:rsidR="008B6A0E" w:rsidRPr="00BD0B06">
        <w:rPr>
          <w:rFonts w:cstheme="minorHAnsi"/>
        </w:rPr>
        <w:t xml:space="preserve">Molten salt impregnation of graphite is a well-documented phenomenon first observed in early </w:t>
      </w:r>
      <w:r w:rsidR="00933710" w:rsidRPr="00BD0B06">
        <w:rPr>
          <w:rFonts w:cstheme="minorHAnsi"/>
        </w:rPr>
        <w:t>ARE materials tests</w:t>
      </w:r>
      <w:r w:rsidR="00F76225" w:rsidRPr="00BD0B06">
        <w:rPr>
          <w:rFonts w:cstheme="minorHAnsi"/>
        </w:rPr>
        <w:t xml:space="preserve"> </w:t>
      </w:r>
      <w:r w:rsidR="00F76225" w:rsidRPr="00BD0B06">
        <w:rPr>
          <w:rFonts w:cstheme="minorHAnsi"/>
        </w:rPr>
        <w:fldChar w:fldCharType="begin"/>
      </w:r>
      <w:r w:rsidR="00E97942">
        <w:rPr>
          <w:rFonts w:cstheme="minorHAnsi"/>
        </w:rPr>
        <w:instrText xml:space="preserve"> ADDIN ZOTERO_ITEM CSL_CITATION {"citationID":"90Rhl6h7","properties":{"formattedCitation":"[61], [65]","plainCitation":"[61], [65]","noteIndex":0},"citationItems":[{"id":242,"uris":["http://zotero.org/users/8315333/items/LESXUU78",["http://zotero.org/users/8315333/items/LESXUU78"]],"itemData":{"id":242,"type":"report","event-place":"Oak Ridge National Lab","language":"en","number":"ORNL-CF-59-8-133","publisher-place":"Oak Ridge National Lab","title":"Molten Salt-Graphite Compatibility Test Results of Physical and Chemical Measurements","author":[{"family":"Sheil","given":"R. J."},{"family":"Evans","given":"R. B."},{"family":"Watson","given":"G. M."}],"issued":{"date-parts":[["1959",8,31]]}}},{"id":251,"uris":["http://zotero.org/users/8315333/items/CGNS9LWK",["http://zotero.org/users/8315333/items/CGNS9LWK"]],"itemData":{"id":251,"type":"chapter","container-title":"Fluid Fuel Reactors","event-place":"Oak Ridge National Lab","number-of-volumes":"3","publisher-place":"Oak Ridge National Lab","title":"Molten-Salt Reactors","volume":"2","editor":[{"family":"MacPherson","given":"H. G."}],"issued":{"date-parts":[["1958"]]}}}],"schema":"https://github.com/citation-style-language/schema/raw/master/csl-citation.json"} </w:instrText>
      </w:r>
      <w:r w:rsidR="00F76225" w:rsidRPr="00BD0B06">
        <w:rPr>
          <w:rFonts w:cstheme="minorHAnsi"/>
        </w:rPr>
        <w:fldChar w:fldCharType="separate"/>
      </w:r>
      <w:r w:rsidR="00E97942" w:rsidRPr="00E97942">
        <w:rPr>
          <w:rFonts w:ascii="Calibri" w:hAnsi="Calibri" w:cs="Calibri"/>
        </w:rPr>
        <w:t>[61], [65]</w:t>
      </w:r>
      <w:r w:rsidR="00F76225" w:rsidRPr="00BD0B06">
        <w:rPr>
          <w:rFonts w:cstheme="minorHAnsi"/>
        </w:rPr>
        <w:fldChar w:fldCharType="end"/>
      </w:r>
      <w:r w:rsidR="00F76225" w:rsidRPr="00BD0B06">
        <w:rPr>
          <w:rFonts w:cstheme="minorHAnsi"/>
        </w:rPr>
        <w:t>. Depending on the pore size</w:t>
      </w:r>
      <w:r w:rsidR="00EA53E8" w:rsidRPr="00BD0B06">
        <w:rPr>
          <w:rFonts w:cstheme="minorHAnsi"/>
        </w:rPr>
        <w:t xml:space="preserve"> and void fraction of the graphite, salt impregnation can cause serious structural damage to the graphite via cracking</w:t>
      </w:r>
      <w:r w:rsidR="00B84791" w:rsidRPr="00BD0B06">
        <w:rPr>
          <w:rFonts w:cstheme="minorHAnsi"/>
        </w:rPr>
        <w:t>, particularly during the frequent cooling and heating cycles of a purifier</w:t>
      </w:r>
      <w:r w:rsidR="00EA53E8" w:rsidRPr="00BD0B06">
        <w:rPr>
          <w:rFonts w:cstheme="minorHAnsi"/>
        </w:rPr>
        <w:t xml:space="preserve"> </w:t>
      </w:r>
      <w:r w:rsidR="00EA53E8" w:rsidRPr="00BD0B06">
        <w:rPr>
          <w:rFonts w:cstheme="minorHAnsi"/>
        </w:rPr>
        <w:fldChar w:fldCharType="begin"/>
      </w:r>
      <w:r w:rsidR="00E97942">
        <w:rPr>
          <w:rFonts w:cstheme="minorHAnsi"/>
        </w:rPr>
        <w:instrText xml:space="preserve"> ADDIN ZOTERO_ITEM CSL_CITATION {"citationID":"Ze8RFtiI","properties":{"formattedCitation":"[62]","plainCitation":"[62]","noteIndex":0},"citationItems":[{"id":240,"uris":["http://zotero.org/users/8315333/items/82NVYWY6",["http://zotero.org/users/8315333/items/82NVYWY6"]],"itemData":{"id":240,"type":"article-journal","abstract":"Existing data an dimensional changes in paDlzik? have been fitted to pQ;vabalic temperaluresensitive cumes. Fmm these, the graphite life,\nradiatioiz-iduced stresses, and permissible\ngeometries have been calculated. It is concluded\nexisting materials can be utilized in a molten-salt\n~~has@d&amp;e_L@e of abmt\nfar years, without serious cost penalty.- ~\nFission product xenon can be removed by\nsparging the fie1 salt with helium bubbles apzd\nremoving them after enriclzment. With reasonable\nvalues of salt-to-hubble transfer coefficient and\ngraphite permeability, the penalty to breeding\nratio can be reduced to &lt;0.5%.","collection-title":"Graphite and Xenon Behavior","container-title":"Nuclear Applications and Technology","title":"Graphite and Xenon Behavior and Their Influence on Molten Salt Reactor Design","volume":"8","author":[{"family":"Scott","given":"Dunlap"},{"family":"Eatherly","given":"W. P."}],"issued":{"date-parts":[["1970",2]]}}}],"schema":"https://github.com/citation-style-language/schema/raw/master/csl-citation.json"} </w:instrText>
      </w:r>
      <w:r w:rsidR="00EA53E8" w:rsidRPr="00BD0B06">
        <w:rPr>
          <w:rFonts w:cstheme="minorHAnsi"/>
        </w:rPr>
        <w:fldChar w:fldCharType="separate"/>
      </w:r>
      <w:r w:rsidR="00E97942" w:rsidRPr="00E97942">
        <w:rPr>
          <w:rFonts w:ascii="Calibri" w:hAnsi="Calibri" w:cs="Calibri"/>
        </w:rPr>
        <w:t>[62]</w:t>
      </w:r>
      <w:r w:rsidR="00EA53E8" w:rsidRPr="00BD0B06">
        <w:rPr>
          <w:rFonts w:cstheme="minorHAnsi"/>
        </w:rPr>
        <w:fldChar w:fldCharType="end"/>
      </w:r>
      <w:r w:rsidR="00EA53E8" w:rsidRPr="00BD0B06">
        <w:rPr>
          <w:rFonts w:cstheme="minorHAnsi"/>
        </w:rPr>
        <w:t xml:space="preserve">. </w:t>
      </w:r>
      <w:r w:rsidR="00B84791" w:rsidRPr="00BD0B06">
        <w:rPr>
          <w:rFonts w:cstheme="minorHAnsi"/>
        </w:rPr>
        <w:t xml:space="preserve">This makes glassy carbon the preferred material to use over even high-quality graphite. </w:t>
      </w:r>
      <w:r w:rsidR="00EA53E8" w:rsidRPr="00BD0B06">
        <w:rPr>
          <w:rFonts w:cstheme="minorHAnsi"/>
        </w:rPr>
        <w:t>The increase in salt corrosivity due to graphite contamination is a less understood phenomenon</w:t>
      </w:r>
      <w:r w:rsidR="00EF34BD" w:rsidRPr="00BD0B06">
        <w:rPr>
          <w:rFonts w:cstheme="minorHAnsi"/>
        </w:rPr>
        <w:t xml:space="preserve"> however it was discovered to occur in the MSRE test loops </w:t>
      </w:r>
      <w:r w:rsidR="00EF34BD" w:rsidRPr="00BD0B06">
        <w:rPr>
          <w:rFonts w:cstheme="minorHAnsi"/>
        </w:rPr>
        <w:fldChar w:fldCharType="begin"/>
      </w:r>
      <w:r w:rsidR="00E97942">
        <w:rPr>
          <w:rFonts w:cstheme="minorHAnsi"/>
        </w:rPr>
        <w:instrText xml:space="preserve"> ADDIN ZOTERO_ITEM CSL_CITATION {"citationID":"sdTGSsRZ","properties":{"formattedCitation":"[63]","plainCitation":"[63]","noteIndex":0},"citationItems":[{"id":249,"uris":["http://zotero.org/users/8315333/items/6VDXXZMR",["http://zotero.org/users/8315333/items/6VDXXZMR"]],"itemData":{"id":249,"type":"report","language":"en","note":"DOI: 10.2172/4581899","number":"ORNL--4829, 4581899","page":"ORNL--4829, 4581899","source":"DOI.org (Crossref)","title":"INTERGRANULAR CRACKING OF INOR-8 IN THE MSRE.","URL":"http://www.osti.gov/servlets/purl/4581899/","author":[{"family":"McCoy","given":"H.E."},{"family":"McNabb","given":"B."}],"accessed":{"date-parts":[["2021",12,17]]},"issued":{"date-parts":[["1972",1,1]]}}}],"schema":"https://github.com/citation-style-language/schema/raw/master/csl-citation.json"} </w:instrText>
      </w:r>
      <w:r w:rsidR="00EF34BD" w:rsidRPr="00BD0B06">
        <w:rPr>
          <w:rFonts w:cstheme="minorHAnsi"/>
        </w:rPr>
        <w:fldChar w:fldCharType="separate"/>
      </w:r>
      <w:r w:rsidR="00E97942" w:rsidRPr="00E97942">
        <w:rPr>
          <w:rFonts w:ascii="Calibri" w:hAnsi="Calibri" w:cs="Calibri"/>
        </w:rPr>
        <w:t>[63]</w:t>
      </w:r>
      <w:r w:rsidR="00EF34BD" w:rsidRPr="00BD0B06">
        <w:rPr>
          <w:rFonts w:cstheme="minorHAnsi"/>
        </w:rPr>
        <w:fldChar w:fldCharType="end"/>
      </w:r>
      <w:r w:rsidR="00EF34BD" w:rsidRPr="00BD0B06">
        <w:rPr>
          <w:rFonts w:cstheme="minorHAnsi"/>
        </w:rPr>
        <w:t xml:space="preserve">. The exact </w:t>
      </w:r>
      <w:r w:rsidR="000B4AAD" w:rsidRPr="00BD0B06">
        <w:rPr>
          <w:rFonts w:cstheme="minorHAnsi"/>
        </w:rPr>
        <w:t xml:space="preserve">transport </w:t>
      </w:r>
      <w:r w:rsidR="00EF34BD" w:rsidRPr="00BD0B06">
        <w:rPr>
          <w:rFonts w:cstheme="minorHAnsi"/>
        </w:rPr>
        <w:t xml:space="preserve">mechanism of this phenomenon is unknown and is currently under study; however, </w:t>
      </w:r>
      <w:r w:rsidR="000B4AAD" w:rsidRPr="00BD0B06">
        <w:rPr>
          <w:rFonts w:cstheme="minorHAnsi"/>
        </w:rPr>
        <w:t xml:space="preserve">it is understood that the carbon and metal particles do diffuse through the salt to form carbide layers on both surfaces and that the formation of carbide layers on metal surfaces is normally prevented by protective oxide layers on the metals, which are destroyed in a molten salt or fluorinating environment </w:t>
      </w:r>
      <w:r w:rsidR="000B4AAD" w:rsidRPr="00BD0B06">
        <w:rPr>
          <w:rFonts w:cstheme="minorHAnsi"/>
        </w:rPr>
        <w:fldChar w:fldCharType="begin"/>
      </w:r>
      <w:r w:rsidR="00E97942">
        <w:rPr>
          <w:rFonts w:cstheme="minorHAnsi"/>
        </w:rPr>
        <w:instrText xml:space="preserve"> ADDIN ZOTERO_ITEM CSL_CITATION {"citationID":"UDGEHKGT","properties":{"formattedCitation":"[64]","plainCitation":"[64]","noteIndex":0},"citationItems":[{"id":247,"uris":["http://zotero.org/users/8315333/items/6K78KVQY",["http://zotero.org/users/8315333/items/6K78KVQY"]],"itemData":{"id":247,"type":"article-journal","abstract":"Carburization of structural alloys used in Fluoride Cooled High Temperature Reactors (FHR) can result from the interaction between the metal and graphite components and cause changes in alloy properties. However, carburization requires transport of carbon from graphite to alloy surfaces through the molten ﬂuoride coolant. This work introduces an alternative to previously proposed carbon transport mechanisms. The new mechanism is based on the generation of carbonate ions (CO32À) by oxide impurities in the salt reacting with graphite. CO32À is then reduced on metal surfaces to deposit carbon. This work demonstrates the reduction of dissolved CO32À on pure Fe, Ni, Cr, Mo, and W surfaces without an applied potential in molten FLiNaK at 700  C. We also demonstrate that the interaction between oxide and graphite in molten FLiNaK media produces CO32À.","container-title":"Journal of Nuclear Materials","DOI":"10.1016/j.jnucmat.2020.152307","ISSN":"00223115","journalAbbreviation":"Journal of Nuclear Materials","language":"en","page":"152307","source":"DOI.org (Crossref)","title":"Carburization of metals by a chemical mechanism of carbon transport through molten fluoride salts","volume":"539","author":[{"family":"Chan","given":"Kevin J."},{"family":"Singh","given":"Preet M."}],"issued":{"date-parts":[["2020",10]]}}}],"schema":"https://github.com/citation-style-language/schema/raw/master/csl-citation.json"} </w:instrText>
      </w:r>
      <w:r w:rsidR="000B4AAD" w:rsidRPr="00BD0B06">
        <w:rPr>
          <w:rFonts w:cstheme="minorHAnsi"/>
        </w:rPr>
        <w:fldChar w:fldCharType="separate"/>
      </w:r>
      <w:r w:rsidR="00E97942" w:rsidRPr="00E97942">
        <w:rPr>
          <w:rFonts w:ascii="Calibri" w:hAnsi="Calibri" w:cs="Calibri"/>
        </w:rPr>
        <w:t>[64]</w:t>
      </w:r>
      <w:r w:rsidR="000B4AAD" w:rsidRPr="00BD0B06">
        <w:rPr>
          <w:rFonts w:cstheme="minorHAnsi"/>
        </w:rPr>
        <w:fldChar w:fldCharType="end"/>
      </w:r>
      <w:r w:rsidR="000B4AAD" w:rsidRPr="00BD0B06">
        <w:rPr>
          <w:rFonts w:cstheme="minorHAnsi"/>
        </w:rPr>
        <w:t>.</w:t>
      </w:r>
      <w:r w:rsidR="00EF34BD" w:rsidRPr="00BD0B06">
        <w:rPr>
          <w:rFonts w:cstheme="minorHAnsi"/>
        </w:rPr>
        <w:t xml:space="preserve"> </w:t>
      </w:r>
      <w:r w:rsidR="00B84791" w:rsidRPr="00BD0B06">
        <w:rPr>
          <w:rFonts w:cstheme="minorHAnsi"/>
        </w:rPr>
        <w:t>These carbide layers can flake off and expose fresh metal surfaces to be further carburized.</w:t>
      </w:r>
    </w:p>
    <w:bookmarkEnd w:id="118"/>
    <w:p w14:paraId="3B06CE6B" w14:textId="77777777" w:rsidR="006C033D" w:rsidRPr="00DD45E1" w:rsidRDefault="006C033D" w:rsidP="002716E0"/>
    <w:p w14:paraId="46A8990C" w14:textId="4F10273C" w:rsidR="002801B3" w:rsidRPr="00FE3C14" w:rsidRDefault="00BE757A" w:rsidP="00666979">
      <w:r w:rsidRPr="00407A65">
        <w:rPr>
          <w:b/>
          <w:bCs/>
          <w:i/>
          <w:iCs/>
        </w:rPr>
        <w:br w:type="page"/>
      </w:r>
    </w:p>
    <w:p w14:paraId="6123ABA3" w14:textId="4F9F58A2" w:rsidR="009F5D8A" w:rsidRPr="00B16ECF" w:rsidRDefault="00E73917" w:rsidP="00923D35">
      <w:pPr>
        <w:pStyle w:val="Heading2"/>
        <w:rPr>
          <w:rFonts w:asciiTheme="minorHAnsi" w:hAnsiTheme="minorHAnsi" w:cstheme="minorHAnsi"/>
        </w:rPr>
      </w:pPr>
      <w:bookmarkStart w:id="123" w:name="_Toc92120937"/>
      <w:r>
        <w:rPr>
          <w:rFonts w:asciiTheme="minorHAnsi" w:hAnsiTheme="minorHAnsi" w:cstheme="minorHAnsi"/>
        </w:rPr>
        <w:lastRenderedPageBreak/>
        <w:t>8</w:t>
      </w:r>
      <w:r w:rsidR="00300CC3" w:rsidRPr="00B16ECF">
        <w:rPr>
          <w:rFonts w:asciiTheme="minorHAnsi" w:hAnsiTheme="minorHAnsi" w:cstheme="minorHAnsi"/>
        </w:rPr>
        <w:t>. R</w:t>
      </w:r>
      <w:r w:rsidR="00D529A5" w:rsidRPr="00B16ECF">
        <w:rPr>
          <w:rFonts w:asciiTheme="minorHAnsi" w:hAnsiTheme="minorHAnsi" w:cstheme="minorHAnsi"/>
        </w:rPr>
        <w:t>eferences</w:t>
      </w:r>
      <w:bookmarkEnd w:id="123"/>
    </w:p>
    <w:p w14:paraId="448BA6E7" w14:textId="77777777" w:rsidR="001A01D7" w:rsidRDefault="006763DF" w:rsidP="001A01D7">
      <w:pPr>
        <w:pStyle w:val="Bibliography"/>
        <w:rPr>
          <w:rFonts w:ascii="Times New Roman" w:hAnsi="Times New Roman" w:cs="Times New Roman"/>
          <w:sz w:val="24"/>
          <w:szCs w:val="24"/>
        </w:rPr>
      </w:pPr>
      <w:r>
        <w:fldChar w:fldCharType="begin"/>
      </w:r>
      <w:r w:rsidR="00E73917">
        <w:instrText xml:space="preserve"> ADDIN ZOTERO_BIBL {"uncited":[["http://zotero.org/users/8315333/items/GXLMJD9Q"],["http://zotero.org/users/8315333/items/EVUMDNRQ"],["http://zotero.org/users/8315333/items/HVXQJGHR"],["http://zotero.org/users/8315333/items/VT97GKSS"],["http://zotero.org/users/8315333/items/4CNY9HEY"],["http://zotero.org/users/8315333/items/CCQSEBQR"],["http://zotero.org/users/8315333/items/B4BI26MM"],["http://zotero.org/users/8315333/items/MXKC6DJC"],["http://zotero.org/users/8315333/items/DUFAAGJF"]],"omitted":[],"custom":[]} CSL_BIBLIOGRAPHY </w:instrText>
      </w:r>
      <w:r>
        <w:fldChar w:fldCharType="separate"/>
      </w:r>
      <w:r w:rsidR="001A01D7">
        <w:rPr>
          <w:rFonts w:ascii="Times New Roman" w:hAnsi="Times New Roman" w:cs="Times New Roman"/>
          <w:sz w:val="24"/>
          <w:szCs w:val="24"/>
        </w:rPr>
        <w:t>[1]</w:t>
      </w:r>
      <w:r w:rsidR="001A01D7">
        <w:rPr>
          <w:rFonts w:ascii="Times New Roman" w:hAnsi="Times New Roman" w:cs="Times New Roman"/>
          <w:sz w:val="24"/>
          <w:szCs w:val="24"/>
        </w:rPr>
        <w:tab/>
        <w:t>R. C. Briant and A. J. Miller, “Aircraft Nuclear Propulsion Project Quarterly Progress Report for Period Ending March 10, 1952,” Oak Ridge National Lab, Progress Report ORNL-1227, Mar. 1952. [Online]. Available: https://github.com/openmsr/msr-archive/blob/master/docs/ORNL-1227.pdf</w:t>
      </w:r>
    </w:p>
    <w:p w14:paraId="3C8ED6C4" w14:textId="77777777" w:rsidR="001A01D7" w:rsidRDefault="001A01D7" w:rsidP="001A01D7">
      <w:pPr>
        <w:pStyle w:val="Bibliography"/>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t>R. C. Briant, J. H. Buck, and A. J. Miller, “Aircraft Nuclear Propulsion Project quarterly progress report for period ending June 10, 1952,” Oak Ridge National Lab, Progress Report ORNL-1294, Jun. 1952. [Online]. Available: https://github.com/openmsr/msr-archive/blob/master/docs/ORNL-1294.pdf</w:t>
      </w:r>
    </w:p>
    <w:p w14:paraId="4ED1F7CA" w14:textId="77777777" w:rsidR="001A01D7" w:rsidRDefault="001A01D7" w:rsidP="001A01D7">
      <w:pPr>
        <w:pStyle w:val="Bibliography"/>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t>R. C. Briant, J. H. Buck, and A. J. Miller, “Aircraft Nuclear Propulsion Project Quarterly Progress Report for Period Ending December 31, 1952,” Oak Ridge National Lab, ORNL-1439, Jan. 1953. doi: 10.2172/1232654.</w:t>
      </w:r>
    </w:p>
    <w:p w14:paraId="681BF15F" w14:textId="77777777" w:rsidR="001A01D7" w:rsidRDefault="001A01D7" w:rsidP="001A01D7">
      <w:pPr>
        <w:pStyle w:val="Bibliography"/>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rPr>
        <w:tab/>
        <w:t>R. C. Briant, J. H. Buck, and A. J. Miller, “Aircraft Nuclear Propulsion Project quarterly progress report for period ending March 10, 1953,” Oak Ridge National Lab, Progress Report ORNL-1515, Apr. 1953. [Online]. Available: https://github.com/openmsr/msr-archive/blob/master/docs/ORNL-1515.pdf</w:t>
      </w:r>
    </w:p>
    <w:p w14:paraId="1307C66C" w14:textId="77777777" w:rsidR="001A01D7" w:rsidRDefault="001A01D7" w:rsidP="001A01D7">
      <w:pPr>
        <w:pStyle w:val="Bibliography"/>
        <w:rPr>
          <w:rFonts w:ascii="Times New Roman" w:hAnsi="Times New Roman" w:cs="Times New Roman"/>
          <w:sz w:val="24"/>
          <w:szCs w:val="24"/>
        </w:rPr>
      </w:pPr>
      <w:r>
        <w:rPr>
          <w:rFonts w:ascii="Times New Roman" w:hAnsi="Times New Roman" w:cs="Times New Roman"/>
          <w:sz w:val="24"/>
          <w:szCs w:val="24"/>
        </w:rPr>
        <w:t>[5]</w:t>
      </w:r>
      <w:r>
        <w:rPr>
          <w:rFonts w:ascii="Times New Roman" w:hAnsi="Times New Roman" w:cs="Times New Roman"/>
          <w:sz w:val="24"/>
          <w:szCs w:val="24"/>
        </w:rPr>
        <w:tab/>
        <w:t>W. H. Jordan, S. J. Cromer, R. I. Strough, and A. J. Miller, “Aircraft Nuclear Propulsion Project Quarterly Progress Report for Period Ending December 10, 1954,” Oak Ridge National Lab, Progress Report ORNL-1816, Jan. 1955. [Online]. Available: https://github.com/openmsr/msr-archive/blob/master/docs/ORNL-1816.pdf</w:t>
      </w:r>
    </w:p>
    <w:p w14:paraId="2C53C8D8" w14:textId="77777777" w:rsidR="001A01D7" w:rsidRDefault="001A01D7" w:rsidP="001A01D7">
      <w:pPr>
        <w:pStyle w:val="Bibliography"/>
        <w:rPr>
          <w:rFonts w:ascii="Times New Roman" w:hAnsi="Times New Roman" w:cs="Times New Roman"/>
          <w:sz w:val="24"/>
          <w:szCs w:val="24"/>
        </w:rPr>
      </w:pPr>
      <w:r>
        <w:rPr>
          <w:rFonts w:ascii="Times New Roman" w:hAnsi="Times New Roman" w:cs="Times New Roman"/>
          <w:sz w:val="24"/>
          <w:szCs w:val="24"/>
        </w:rPr>
        <w:t>[6]</w:t>
      </w:r>
      <w:r>
        <w:rPr>
          <w:rFonts w:ascii="Times New Roman" w:hAnsi="Times New Roman" w:cs="Times New Roman"/>
          <w:sz w:val="24"/>
          <w:szCs w:val="24"/>
        </w:rPr>
        <w:tab/>
        <w:t>W. H. Jordan, R. I. Strough, S. J. Cromer, and A. J. Miller, “Aircraft Nuclear Propulsion Project Quarterly Progress Report for Period Ending September 10, 1955,” Oak Ridge National Lab, Progress Report ORNL-1947, Oct. 1955. [Online]. Available: https://github.com/openmsr/msr-archive/blob/master/docs/ORNL-1947.pdf</w:t>
      </w:r>
    </w:p>
    <w:p w14:paraId="254CD55F" w14:textId="77777777" w:rsidR="001A01D7" w:rsidRDefault="001A01D7" w:rsidP="001A01D7">
      <w:pPr>
        <w:pStyle w:val="Bibliography"/>
        <w:rPr>
          <w:rFonts w:ascii="Times New Roman" w:hAnsi="Times New Roman" w:cs="Times New Roman"/>
          <w:sz w:val="24"/>
          <w:szCs w:val="24"/>
        </w:rPr>
      </w:pPr>
      <w:r>
        <w:rPr>
          <w:rFonts w:ascii="Times New Roman" w:hAnsi="Times New Roman" w:cs="Times New Roman"/>
          <w:sz w:val="24"/>
          <w:szCs w:val="24"/>
        </w:rPr>
        <w:t>[7]</w:t>
      </w:r>
      <w:r>
        <w:rPr>
          <w:rFonts w:ascii="Times New Roman" w:hAnsi="Times New Roman" w:cs="Times New Roman"/>
          <w:sz w:val="24"/>
          <w:szCs w:val="24"/>
        </w:rPr>
        <w:tab/>
        <w:t>H. G. MacPherson, “Molten-salt Reactor Program quarterly progress report for period ending October 31, 1957,” Oak Ridge National Lab, Progress Report ORNL-2431, Feb. 1958. [Online]. Available: https://github.com/openmsr/msr-archive/blob/master/docs/ORNL-2431.pdf</w:t>
      </w:r>
    </w:p>
    <w:p w14:paraId="0FA25B42" w14:textId="77777777" w:rsidR="001A01D7" w:rsidRDefault="001A01D7" w:rsidP="001A01D7">
      <w:pPr>
        <w:pStyle w:val="Bibliography"/>
        <w:rPr>
          <w:rFonts w:ascii="Times New Roman" w:hAnsi="Times New Roman" w:cs="Times New Roman"/>
          <w:sz w:val="24"/>
          <w:szCs w:val="24"/>
        </w:rPr>
      </w:pPr>
      <w:r>
        <w:rPr>
          <w:rFonts w:ascii="Times New Roman" w:hAnsi="Times New Roman" w:cs="Times New Roman"/>
          <w:sz w:val="24"/>
          <w:szCs w:val="24"/>
        </w:rPr>
        <w:t>[8]</w:t>
      </w:r>
      <w:r>
        <w:rPr>
          <w:rFonts w:ascii="Times New Roman" w:hAnsi="Times New Roman" w:cs="Times New Roman"/>
          <w:sz w:val="24"/>
          <w:szCs w:val="24"/>
        </w:rPr>
        <w:tab/>
        <w:t>H. G. MacPherson, “Molten-salt Reactor Program quarterly progress report for period ending October 31, 1958,” Oak Ridge National Lab, Progress Report ORNL-2626, Jan. 1959. [Online]. Available: https://github.com/openmsr/msr-archive/blob/master/docs/ORNL-2626.pdf</w:t>
      </w:r>
    </w:p>
    <w:p w14:paraId="629399DD" w14:textId="77777777" w:rsidR="001A01D7" w:rsidRDefault="001A01D7" w:rsidP="001A01D7">
      <w:pPr>
        <w:pStyle w:val="Bibliography"/>
        <w:rPr>
          <w:rFonts w:ascii="Times New Roman" w:hAnsi="Times New Roman" w:cs="Times New Roman"/>
          <w:sz w:val="24"/>
          <w:szCs w:val="24"/>
        </w:rPr>
      </w:pPr>
      <w:r>
        <w:rPr>
          <w:rFonts w:ascii="Times New Roman" w:hAnsi="Times New Roman" w:cs="Times New Roman"/>
          <w:sz w:val="24"/>
          <w:szCs w:val="24"/>
        </w:rPr>
        <w:t>[9]</w:t>
      </w:r>
      <w:r>
        <w:rPr>
          <w:rFonts w:ascii="Times New Roman" w:hAnsi="Times New Roman" w:cs="Times New Roman"/>
          <w:sz w:val="24"/>
          <w:szCs w:val="24"/>
        </w:rPr>
        <w:tab/>
        <w:t>H. G. MacPherson, “Molten-salt Reactor Program quarterly progress report for period ending April 30, 1959,” Oak Ridge National Lab, Progress Report ORNL-2723, 4270021, Jun. 1959. doi: 10.2172/4270021.</w:t>
      </w:r>
    </w:p>
    <w:p w14:paraId="5382978A" w14:textId="77777777" w:rsidR="001A01D7" w:rsidRDefault="001A01D7" w:rsidP="001A01D7">
      <w:pPr>
        <w:pStyle w:val="Bibliography"/>
        <w:rPr>
          <w:rFonts w:ascii="Times New Roman" w:hAnsi="Times New Roman" w:cs="Times New Roman"/>
          <w:sz w:val="24"/>
          <w:szCs w:val="24"/>
        </w:rPr>
      </w:pPr>
      <w:r>
        <w:rPr>
          <w:rFonts w:ascii="Times New Roman" w:hAnsi="Times New Roman" w:cs="Times New Roman"/>
          <w:sz w:val="24"/>
          <w:szCs w:val="24"/>
        </w:rPr>
        <w:t>[10]</w:t>
      </w:r>
      <w:r>
        <w:rPr>
          <w:rFonts w:ascii="Times New Roman" w:hAnsi="Times New Roman" w:cs="Times New Roman"/>
          <w:sz w:val="24"/>
          <w:szCs w:val="24"/>
        </w:rPr>
        <w:tab/>
        <w:t>R. B. Briggs, “Molten-Salt Reactor Program: Semiannual Progress Report for Period Ending July 31, 1964,” Oak Ridge National Lab, Oak Ridge National Lab, Progress Report ORNL-3708, Nov. 1964.</w:t>
      </w:r>
    </w:p>
    <w:p w14:paraId="53FC6452" w14:textId="77777777" w:rsidR="001A01D7" w:rsidRDefault="001A01D7" w:rsidP="001A01D7">
      <w:pPr>
        <w:pStyle w:val="Bibliography"/>
        <w:rPr>
          <w:rFonts w:ascii="Times New Roman" w:hAnsi="Times New Roman" w:cs="Times New Roman"/>
          <w:sz w:val="24"/>
          <w:szCs w:val="24"/>
        </w:rPr>
      </w:pPr>
      <w:r>
        <w:rPr>
          <w:rFonts w:ascii="Times New Roman" w:hAnsi="Times New Roman" w:cs="Times New Roman"/>
          <w:sz w:val="24"/>
          <w:szCs w:val="24"/>
        </w:rPr>
        <w:t>[11]</w:t>
      </w:r>
      <w:r>
        <w:rPr>
          <w:rFonts w:ascii="Times New Roman" w:hAnsi="Times New Roman" w:cs="Times New Roman"/>
          <w:sz w:val="24"/>
          <w:szCs w:val="24"/>
        </w:rPr>
        <w:tab/>
        <w:t>M. W. Rosenthal, R. B. Briggs, and P. R. Kasten, “Molten-Salt Reactor Program semiannual progress report for period ending February 28, 1969,” Oak Ridge National Lab, Oak Ridge National Lab, Progress Report ORNL-4396, Aug. 1969.</w:t>
      </w:r>
    </w:p>
    <w:p w14:paraId="14A179CE" w14:textId="77777777" w:rsidR="001A01D7" w:rsidRDefault="001A01D7" w:rsidP="001A01D7">
      <w:pPr>
        <w:pStyle w:val="Bibliography"/>
        <w:rPr>
          <w:rFonts w:ascii="Times New Roman" w:hAnsi="Times New Roman" w:cs="Times New Roman"/>
          <w:sz w:val="24"/>
          <w:szCs w:val="24"/>
        </w:rPr>
      </w:pPr>
      <w:r>
        <w:rPr>
          <w:rFonts w:ascii="Times New Roman" w:hAnsi="Times New Roman" w:cs="Times New Roman"/>
          <w:sz w:val="24"/>
          <w:szCs w:val="24"/>
        </w:rPr>
        <w:t>[12]</w:t>
      </w:r>
      <w:r>
        <w:rPr>
          <w:rFonts w:ascii="Times New Roman" w:hAnsi="Times New Roman" w:cs="Times New Roman"/>
          <w:sz w:val="24"/>
          <w:szCs w:val="24"/>
        </w:rPr>
        <w:tab/>
        <w:t>M. W. Rosenthal, R. B. Briggs, and P. N. Haubenreich, “Molten-Salt Reactor Program semiannual progress report for period ending August 31, 1972,” Oak Ridge National Lab, Oak Ridge National Lab, Progress Report ORNL-4832, Mar. 1973.</w:t>
      </w:r>
    </w:p>
    <w:p w14:paraId="11CA896A" w14:textId="77777777" w:rsidR="001A01D7" w:rsidRDefault="001A01D7" w:rsidP="001A01D7">
      <w:pPr>
        <w:pStyle w:val="Bibliography"/>
        <w:rPr>
          <w:rFonts w:ascii="Times New Roman" w:hAnsi="Times New Roman" w:cs="Times New Roman"/>
          <w:sz w:val="24"/>
          <w:szCs w:val="24"/>
        </w:rPr>
      </w:pPr>
      <w:r>
        <w:rPr>
          <w:rFonts w:ascii="Times New Roman" w:hAnsi="Times New Roman" w:cs="Times New Roman"/>
          <w:sz w:val="24"/>
          <w:szCs w:val="24"/>
        </w:rPr>
        <w:lastRenderedPageBreak/>
        <w:t>[13]</w:t>
      </w:r>
      <w:r>
        <w:rPr>
          <w:rFonts w:ascii="Times New Roman" w:hAnsi="Times New Roman" w:cs="Times New Roman"/>
          <w:sz w:val="24"/>
          <w:szCs w:val="24"/>
        </w:rPr>
        <w:tab/>
        <w:t>M. W. Rosenthal, R. B. Briggs, and P. R. Kasten, “Molten-Salt Reactor Program semiannual progress report for period ending February 28, 1970,” Oak Ridge National Lab, Oak Ridge National Lab, Progress Report ORNL-4548, Aug. 1970.</w:t>
      </w:r>
    </w:p>
    <w:p w14:paraId="2206561E" w14:textId="77777777" w:rsidR="001A01D7" w:rsidRDefault="001A01D7" w:rsidP="001A01D7">
      <w:pPr>
        <w:pStyle w:val="Bibliography"/>
        <w:rPr>
          <w:rFonts w:ascii="Times New Roman" w:hAnsi="Times New Roman" w:cs="Times New Roman"/>
          <w:sz w:val="24"/>
          <w:szCs w:val="24"/>
        </w:rPr>
      </w:pPr>
      <w:r>
        <w:rPr>
          <w:rFonts w:ascii="Times New Roman" w:hAnsi="Times New Roman" w:cs="Times New Roman"/>
          <w:sz w:val="24"/>
          <w:szCs w:val="24"/>
        </w:rPr>
        <w:t>[14]</w:t>
      </w:r>
      <w:r>
        <w:rPr>
          <w:rFonts w:ascii="Times New Roman" w:hAnsi="Times New Roman" w:cs="Times New Roman"/>
          <w:sz w:val="24"/>
          <w:szCs w:val="24"/>
        </w:rPr>
        <w:tab/>
        <w:t>C. D. Scott and W. L. Carter, “Preliminary Design Study of a Continuous Fluorination-Vacuum Distillation System for an Molten Salt Breeder Reactor,” Oak Ridge National Lab, Oak Ridge National Lab, ORNL-3791, Jan. 1966.</w:t>
      </w:r>
    </w:p>
    <w:p w14:paraId="68226F9F" w14:textId="77777777" w:rsidR="001A01D7" w:rsidRDefault="001A01D7" w:rsidP="001A01D7">
      <w:pPr>
        <w:pStyle w:val="Bibliography"/>
        <w:rPr>
          <w:rFonts w:ascii="Times New Roman" w:hAnsi="Times New Roman" w:cs="Times New Roman"/>
          <w:sz w:val="24"/>
          <w:szCs w:val="24"/>
        </w:rPr>
      </w:pPr>
      <w:r>
        <w:rPr>
          <w:rFonts w:ascii="Times New Roman" w:hAnsi="Times New Roman" w:cs="Times New Roman"/>
          <w:sz w:val="24"/>
          <w:szCs w:val="24"/>
        </w:rPr>
        <w:t>[15]</w:t>
      </w:r>
      <w:r>
        <w:rPr>
          <w:rFonts w:ascii="Times New Roman" w:hAnsi="Times New Roman" w:cs="Times New Roman"/>
          <w:sz w:val="24"/>
          <w:szCs w:val="24"/>
        </w:rPr>
        <w:tab/>
        <w:t>M. W. Rosenthal, R. B. Briggs, and P. N. Haubenreich, “Molten-Salt Reactor Program semiannual progress report for period ending August 31, 1971,” Oak Ridge National Lab, Oak Ridge National Lab, Progress Report ORNL-4728, Feb. 1972.</w:t>
      </w:r>
    </w:p>
    <w:p w14:paraId="0C2125D8" w14:textId="77777777" w:rsidR="001A01D7" w:rsidRDefault="001A01D7" w:rsidP="001A01D7">
      <w:pPr>
        <w:pStyle w:val="Bibliography"/>
        <w:rPr>
          <w:rFonts w:ascii="Times New Roman" w:hAnsi="Times New Roman" w:cs="Times New Roman"/>
          <w:sz w:val="24"/>
          <w:szCs w:val="24"/>
        </w:rPr>
      </w:pPr>
      <w:r>
        <w:rPr>
          <w:rFonts w:ascii="Times New Roman" w:hAnsi="Times New Roman" w:cs="Times New Roman"/>
          <w:sz w:val="24"/>
          <w:szCs w:val="24"/>
        </w:rPr>
        <w:t>[16]</w:t>
      </w:r>
      <w:r>
        <w:rPr>
          <w:rFonts w:ascii="Times New Roman" w:hAnsi="Times New Roman" w:cs="Times New Roman"/>
          <w:sz w:val="24"/>
          <w:szCs w:val="24"/>
        </w:rPr>
        <w:tab/>
        <w:t xml:space="preserve">B. C. Kelleher, K. P. Dolan, P. Brooks, M. H. Anderson, and K. Sridharan, “Batch-Scale Hydrofluorination of Li27BeF4 to Support Molten Salt Reactor Development,” </w:t>
      </w:r>
      <w:r>
        <w:rPr>
          <w:rFonts w:ascii="Times New Roman" w:hAnsi="Times New Roman" w:cs="Times New Roman"/>
          <w:i/>
          <w:iCs/>
          <w:sz w:val="24"/>
          <w:szCs w:val="24"/>
        </w:rPr>
        <w:t>J. Nucl. Eng. Radiat. Sci.</w:t>
      </w:r>
      <w:r>
        <w:rPr>
          <w:rFonts w:ascii="Times New Roman" w:hAnsi="Times New Roman" w:cs="Times New Roman"/>
          <w:sz w:val="24"/>
          <w:szCs w:val="24"/>
        </w:rPr>
        <w:t>, vol. 1, no. 4, p. 041010, Oct. 2015, doi: 10.1115/1.4030963.</w:t>
      </w:r>
    </w:p>
    <w:p w14:paraId="6EB58557" w14:textId="77777777" w:rsidR="001A01D7" w:rsidRDefault="001A01D7" w:rsidP="001A01D7">
      <w:pPr>
        <w:pStyle w:val="Bibliography"/>
        <w:rPr>
          <w:rFonts w:ascii="Times New Roman" w:hAnsi="Times New Roman" w:cs="Times New Roman"/>
          <w:sz w:val="24"/>
          <w:szCs w:val="24"/>
        </w:rPr>
      </w:pPr>
      <w:r>
        <w:rPr>
          <w:rFonts w:ascii="Times New Roman" w:hAnsi="Times New Roman" w:cs="Times New Roman"/>
          <w:sz w:val="24"/>
          <w:szCs w:val="24"/>
        </w:rPr>
        <w:t>[17]</w:t>
      </w:r>
      <w:r>
        <w:rPr>
          <w:rFonts w:ascii="Times New Roman" w:hAnsi="Times New Roman" w:cs="Times New Roman"/>
          <w:sz w:val="24"/>
          <w:szCs w:val="24"/>
        </w:rPr>
        <w:tab/>
        <w:t xml:space="preserve">R. Serrano-López, J. Fradera, and S. Cuesta-López, “Molten salts database for energy applications,” </w:t>
      </w:r>
      <w:r>
        <w:rPr>
          <w:rFonts w:ascii="Times New Roman" w:hAnsi="Times New Roman" w:cs="Times New Roman"/>
          <w:i/>
          <w:iCs/>
          <w:sz w:val="24"/>
          <w:szCs w:val="24"/>
        </w:rPr>
        <w:t>Chem. Eng. Process. Process Intensif.</w:t>
      </w:r>
      <w:r>
        <w:rPr>
          <w:rFonts w:ascii="Times New Roman" w:hAnsi="Times New Roman" w:cs="Times New Roman"/>
          <w:sz w:val="24"/>
          <w:szCs w:val="24"/>
        </w:rPr>
        <w:t>, vol. 73, pp. 87–102, Nov. 2013, doi: 10.1016/j.cep.2013.07.008.</w:t>
      </w:r>
    </w:p>
    <w:p w14:paraId="44C94B73" w14:textId="77777777" w:rsidR="001A01D7" w:rsidRDefault="001A01D7" w:rsidP="001A01D7">
      <w:pPr>
        <w:pStyle w:val="Bibliography"/>
        <w:rPr>
          <w:rFonts w:ascii="Times New Roman" w:hAnsi="Times New Roman" w:cs="Times New Roman"/>
          <w:sz w:val="24"/>
          <w:szCs w:val="24"/>
        </w:rPr>
      </w:pPr>
      <w:r>
        <w:rPr>
          <w:rFonts w:ascii="Times New Roman" w:hAnsi="Times New Roman" w:cs="Times New Roman"/>
          <w:sz w:val="24"/>
          <w:szCs w:val="24"/>
        </w:rPr>
        <w:t>[18]</w:t>
      </w:r>
      <w:r>
        <w:rPr>
          <w:rFonts w:ascii="Times New Roman" w:hAnsi="Times New Roman" w:cs="Times New Roman"/>
          <w:sz w:val="24"/>
          <w:szCs w:val="24"/>
        </w:rPr>
        <w:tab/>
        <w:t xml:space="preserve">F. Lantelme and H. Groult, Eds., </w:t>
      </w:r>
      <w:r>
        <w:rPr>
          <w:rFonts w:ascii="Times New Roman" w:hAnsi="Times New Roman" w:cs="Times New Roman"/>
          <w:i/>
          <w:iCs/>
          <w:sz w:val="24"/>
          <w:szCs w:val="24"/>
        </w:rPr>
        <w:t>Molten salts chemistry: from lab to applications</w:t>
      </w:r>
      <w:r>
        <w:rPr>
          <w:rFonts w:ascii="Times New Roman" w:hAnsi="Times New Roman" w:cs="Times New Roman"/>
          <w:sz w:val="24"/>
          <w:szCs w:val="24"/>
        </w:rPr>
        <w:t>, First edition. Amsterdam: Elsevier, 2013.</w:t>
      </w:r>
    </w:p>
    <w:p w14:paraId="79604388" w14:textId="77777777" w:rsidR="001A01D7" w:rsidRDefault="001A01D7" w:rsidP="001A01D7">
      <w:pPr>
        <w:pStyle w:val="Bibliography"/>
        <w:rPr>
          <w:rFonts w:ascii="Times New Roman" w:hAnsi="Times New Roman" w:cs="Times New Roman"/>
          <w:sz w:val="24"/>
          <w:szCs w:val="24"/>
        </w:rPr>
      </w:pPr>
      <w:r>
        <w:rPr>
          <w:rFonts w:ascii="Times New Roman" w:hAnsi="Times New Roman" w:cs="Times New Roman"/>
          <w:sz w:val="24"/>
          <w:szCs w:val="24"/>
        </w:rPr>
        <w:t>[19]</w:t>
      </w:r>
      <w:r>
        <w:rPr>
          <w:rFonts w:ascii="Times New Roman" w:hAnsi="Times New Roman" w:cs="Times New Roman"/>
          <w:sz w:val="24"/>
          <w:szCs w:val="24"/>
        </w:rPr>
        <w:tab/>
        <w:t xml:space="preserve">P. N. Haubenreich and J. R. Engel, “Experience with the Molten-Salt Reactor Experiment,” </w:t>
      </w:r>
      <w:r>
        <w:rPr>
          <w:rFonts w:ascii="Times New Roman" w:hAnsi="Times New Roman" w:cs="Times New Roman"/>
          <w:i/>
          <w:iCs/>
          <w:sz w:val="24"/>
          <w:szCs w:val="24"/>
        </w:rPr>
        <w:t>Nucl. Appl. Technol.</w:t>
      </w:r>
      <w:r>
        <w:rPr>
          <w:rFonts w:ascii="Times New Roman" w:hAnsi="Times New Roman" w:cs="Times New Roman"/>
          <w:sz w:val="24"/>
          <w:szCs w:val="24"/>
        </w:rPr>
        <w:t>, vol. 8, no. 2, pp. 118–136, Feb. 1970, doi: 10.13182/NT8-2-118.</w:t>
      </w:r>
    </w:p>
    <w:p w14:paraId="7D0BA08E" w14:textId="77777777" w:rsidR="001A01D7" w:rsidRDefault="001A01D7" w:rsidP="001A01D7">
      <w:pPr>
        <w:pStyle w:val="Bibliography"/>
        <w:rPr>
          <w:rFonts w:ascii="Times New Roman" w:hAnsi="Times New Roman" w:cs="Times New Roman"/>
          <w:sz w:val="24"/>
          <w:szCs w:val="24"/>
        </w:rPr>
      </w:pPr>
      <w:r>
        <w:rPr>
          <w:rFonts w:ascii="Times New Roman" w:hAnsi="Times New Roman" w:cs="Times New Roman"/>
          <w:sz w:val="24"/>
          <w:szCs w:val="24"/>
        </w:rPr>
        <w:t>[20]</w:t>
      </w:r>
      <w:r>
        <w:rPr>
          <w:rFonts w:ascii="Times New Roman" w:hAnsi="Times New Roman" w:cs="Times New Roman"/>
          <w:sz w:val="24"/>
          <w:szCs w:val="24"/>
        </w:rPr>
        <w:tab/>
        <w:t>J. Mcfarlane, P. A. Taylor, D. E. Holcomb, and W. Poore III, “Review of Hazards Associated with Molten Salt Reactor Fuel Processing Operations,” ORNL/TM--2019/1195, 1543201, Jun. 2019. doi: 10.2172/1543201.</w:t>
      </w:r>
    </w:p>
    <w:p w14:paraId="421B5402" w14:textId="77777777" w:rsidR="001A01D7" w:rsidRDefault="001A01D7" w:rsidP="001A01D7">
      <w:pPr>
        <w:pStyle w:val="Bibliography"/>
        <w:rPr>
          <w:rFonts w:ascii="Times New Roman" w:hAnsi="Times New Roman" w:cs="Times New Roman"/>
          <w:sz w:val="24"/>
          <w:szCs w:val="24"/>
        </w:rPr>
      </w:pPr>
      <w:r>
        <w:rPr>
          <w:rFonts w:ascii="Times New Roman" w:hAnsi="Times New Roman" w:cs="Times New Roman"/>
          <w:sz w:val="24"/>
          <w:szCs w:val="24"/>
        </w:rPr>
        <w:t>[21]</w:t>
      </w:r>
      <w:r>
        <w:rPr>
          <w:rFonts w:ascii="Times New Roman" w:hAnsi="Times New Roman" w:cs="Times New Roman"/>
          <w:sz w:val="24"/>
          <w:szCs w:val="24"/>
        </w:rPr>
        <w:tab/>
        <w:t>J. H. Shaffer, “PREPARATION AND HANDLING OF SALT MIXTURES FOR THE MOLTEN SALT REACTOR EXPERIMENT.,” ORNL--4616, 4074869, Jan. 1971. doi: 10.2172/4074869.</w:t>
      </w:r>
    </w:p>
    <w:p w14:paraId="2D72A446" w14:textId="77777777" w:rsidR="001A01D7" w:rsidRDefault="001A01D7" w:rsidP="001A01D7">
      <w:pPr>
        <w:pStyle w:val="Bibliography"/>
        <w:rPr>
          <w:rFonts w:ascii="Times New Roman" w:hAnsi="Times New Roman" w:cs="Times New Roman"/>
          <w:sz w:val="24"/>
          <w:szCs w:val="24"/>
        </w:rPr>
      </w:pPr>
      <w:r>
        <w:rPr>
          <w:rFonts w:ascii="Times New Roman" w:hAnsi="Times New Roman" w:cs="Times New Roman"/>
          <w:sz w:val="24"/>
          <w:szCs w:val="24"/>
        </w:rPr>
        <w:t>[22]</w:t>
      </w:r>
      <w:r>
        <w:rPr>
          <w:rFonts w:ascii="Times New Roman" w:hAnsi="Times New Roman" w:cs="Times New Roman"/>
          <w:sz w:val="24"/>
          <w:szCs w:val="24"/>
        </w:rPr>
        <w:tab/>
        <w:t>M. W. Rosenthal, R. B. Briggs, and P. N. Haubenreich, “Molten-Salt Reactor Program semiannual progress report for period ending February 28, 1971,” Oak Ridge National Lab.</w:t>
      </w:r>
    </w:p>
    <w:p w14:paraId="2214D937" w14:textId="77777777" w:rsidR="001A01D7" w:rsidRDefault="001A01D7" w:rsidP="001A01D7">
      <w:pPr>
        <w:pStyle w:val="Bibliography"/>
        <w:rPr>
          <w:rFonts w:ascii="Times New Roman" w:hAnsi="Times New Roman" w:cs="Times New Roman"/>
          <w:sz w:val="24"/>
          <w:szCs w:val="24"/>
        </w:rPr>
      </w:pPr>
      <w:r>
        <w:rPr>
          <w:rFonts w:ascii="Times New Roman" w:hAnsi="Times New Roman" w:cs="Times New Roman"/>
          <w:sz w:val="24"/>
          <w:szCs w:val="24"/>
        </w:rPr>
        <w:t>[23]</w:t>
      </w:r>
      <w:r>
        <w:rPr>
          <w:rFonts w:ascii="Times New Roman" w:hAnsi="Times New Roman" w:cs="Times New Roman"/>
          <w:sz w:val="24"/>
          <w:szCs w:val="24"/>
        </w:rPr>
        <w:tab/>
        <w:t xml:space="preserve">Y. Wang, J. Wu, C. Wang, and S. Zhang, “Electrochemical corrosion behavior of 316L stainless steel in molten fluorides with a temperature gradient,” </w:t>
      </w:r>
      <w:r>
        <w:rPr>
          <w:rFonts w:ascii="Times New Roman" w:hAnsi="Times New Roman" w:cs="Times New Roman"/>
          <w:i/>
          <w:iCs/>
          <w:sz w:val="24"/>
          <w:szCs w:val="24"/>
        </w:rPr>
        <w:t>Electrochem. Commun.</w:t>
      </w:r>
      <w:r>
        <w:rPr>
          <w:rFonts w:ascii="Times New Roman" w:hAnsi="Times New Roman" w:cs="Times New Roman"/>
          <w:sz w:val="24"/>
          <w:szCs w:val="24"/>
        </w:rPr>
        <w:t>, vol. 109, p. 106612, Dec. 2019, doi: 10.1016/j.elecom.2019.106612.</w:t>
      </w:r>
    </w:p>
    <w:p w14:paraId="14DDC6E9" w14:textId="77777777" w:rsidR="001A01D7" w:rsidRDefault="001A01D7" w:rsidP="001A01D7">
      <w:pPr>
        <w:pStyle w:val="Bibliography"/>
        <w:rPr>
          <w:rFonts w:ascii="Times New Roman" w:hAnsi="Times New Roman" w:cs="Times New Roman"/>
          <w:sz w:val="24"/>
          <w:szCs w:val="24"/>
        </w:rPr>
      </w:pPr>
      <w:r>
        <w:rPr>
          <w:rFonts w:ascii="Times New Roman" w:hAnsi="Times New Roman" w:cs="Times New Roman"/>
          <w:sz w:val="24"/>
          <w:szCs w:val="24"/>
        </w:rPr>
        <w:t>[24]</w:t>
      </w:r>
      <w:r>
        <w:rPr>
          <w:rFonts w:ascii="Times New Roman" w:hAnsi="Times New Roman" w:cs="Times New Roman"/>
          <w:sz w:val="24"/>
          <w:szCs w:val="24"/>
        </w:rPr>
        <w:tab/>
        <w:t xml:space="preserve">H. Ai </w:t>
      </w:r>
      <w:r>
        <w:rPr>
          <w:rFonts w:ascii="Times New Roman" w:hAnsi="Times New Roman" w:cs="Times New Roman"/>
          <w:i/>
          <w:iCs/>
          <w:sz w:val="24"/>
          <w:szCs w:val="24"/>
        </w:rPr>
        <w:t>et al.</w:t>
      </w:r>
      <w:r>
        <w:rPr>
          <w:rFonts w:ascii="Times New Roman" w:hAnsi="Times New Roman" w:cs="Times New Roman"/>
          <w:sz w:val="24"/>
          <w:szCs w:val="24"/>
        </w:rPr>
        <w:t xml:space="preserve">, “Effects of O2− additive on corrosion behavior of Fe–Cr–Ni alloy in molten fluoride salts,” </w:t>
      </w:r>
      <w:r>
        <w:rPr>
          <w:rFonts w:ascii="Times New Roman" w:hAnsi="Times New Roman" w:cs="Times New Roman"/>
          <w:i/>
          <w:iCs/>
          <w:sz w:val="24"/>
          <w:szCs w:val="24"/>
        </w:rPr>
        <w:t>Corros. Sci.</w:t>
      </w:r>
      <w:r>
        <w:rPr>
          <w:rFonts w:ascii="Times New Roman" w:hAnsi="Times New Roman" w:cs="Times New Roman"/>
          <w:sz w:val="24"/>
          <w:szCs w:val="24"/>
        </w:rPr>
        <w:t>, vol. 150, pp. 175–182, Apr. 2019, doi: 10.1016/j.corsci.2019.01.040.</w:t>
      </w:r>
    </w:p>
    <w:p w14:paraId="1B248767" w14:textId="77777777" w:rsidR="001A01D7" w:rsidRDefault="001A01D7" w:rsidP="001A01D7">
      <w:pPr>
        <w:pStyle w:val="Bibliography"/>
        <w:rPr>
          <w:rFonts w:ascii="Times New Roman" w:hAnsi="Times New Roman" w:cs="Times New Roman"/>
          <w:sz w:val="24"/>
          <w:szCs w:val="24"/>
        </w:rPr>
      </w:pPr>
      <w:r>
        <w:rPr>
          <w:rFonts w:ascii="Times New Roman" w:hAnsi="Times New Roman" w:cs="Times New Roman"/>
          <w:sz w:val="24"/>
          <w:szCs w:val="24"/>
        </w:rPr>
        <w:t>[25]</w:t>
      </w:r>
      <w:r>
        <w:rPr>
          <w:rFonts w:ascii="Times New Roman" w:hAnsi="Times New Roman" w:cs="Times New Roman"/>
          <w:sz w:val="24"/>
          <w:szCs w:val="24"/>
        </w:rPr>
        <w:tab/>
        <w:t xml:space="preserve">Gerald. Goldberg, A. S. Meyer, and J. C. White, “Determination of Oxides in Fluoride Salts by High-Temperature Fluorination with Potassium Bromotetrafluoride,” </w:t>
      </w:r>
      <w:r>
        <w:rPr>
          <w:rFonts w:ascii="Times New Roman" w:hAnsi="Times New Roman" w:cs="Times New Roman"/>
          <w:i/>
          <w:iCs/>
          <w:sz w:val="24"/>
          <w:szCs w:val="24"/>
        </w:rPr>
        <w:t>Anal. Chem.</w:t>
      </w:r>
      <w:r>
        <w:rPr>
          <w:rFonts w:ascii="Times New Roman" w:hAnsi="Times New Roman" w:cs="Times New Roman"/>
          <w:sz w:val="24"/>
          <w:szCs w:val="24"/>
        </w:rPr>
        <w:t>, vol. 32, no. 3, pp. 314–317, Mar. 1960, doi: 10.1021/ac60159a004.</w:t>
      </w:r>
    </w:p>
    <w:p w14:paraId="636B3B14" w14:textId="77777777" w:rsidR="001A01D7" w:rsidRDefault="001A01D7" w:rsidP="001A01D7">
      <w:pPr>
        <w:pStyle w:val="Bibliography"/>
        <w:rPr>
          <w:rFonts w:ascii="Times New Roman" w:hAnsi="Times New Roman" w:cs="Times New Roman"/>
          <w:sz w:val="24"/>
          <w:szCs w:val="24"/>
        </w:rPr>
      </w:pPr>
      <w:r>
        <w:rPr>
          <w:rFonts w:ascii="Times New Roman" w:hAnsi="Times New Roman" w:cs="Times New Roman"/>
          <w:sz w:val="24"/>
          <w:szCs w:val="24"/>
        </w:rPr>
        <w:t>[26]</w:t>
      </w:r>
      <w:r>
        <w:rPr>
          <w:rFonts w:ascii="Times New Roman" w:hAnsi="Times New Roman" w:cs="Times New Roman"/>
          <w:sz w:val="24"/>
          <w:szCs w:val="24"/>
        </w:rPr>
        <w:tab/>
        <w:t xml:space="preserve">D. Sulejmanovic, J. M. Kurley, K. Robb, and S. Raiman, “Validating modern methods for impurity analysis in fluoride salts,” </w:t>
      </w:r>
      <w:r>
        <w:rPr>
          <w:rFonts w:ascii="Times New Roman" w:hAnsi="Times New Roman" w:cs="Times New Roman"/>
          <w:i/>
          <w:iCs/>
          <w:sz w:val="24"/>
          <w:szCs w:val="24"/>
        </w:rPr>
        <w:t>J. Nucl. Mater.</w:t>
      </w:r>
      <w:r>
        <w:rPr>
          <w:rFonts w:ascii="Times New Roman" w:hAnsi="Times New Roman" w:cs="Times New Roman"/>
          <w:sz w:val="24"/>
          <w:szCs w:val="24"/>
        </w:rPr>
        <w:t>, vol. 553, p. 152972, Sep. 2021, doi: 10.1016/j.jnucmat.2021.152972.</w:t>
      </w:r>
    </w:p>
    <w:p w14:paraId="23C6651B" w14:textId="77777777" w:rsidR="001A01D7" w:rsidRDefault="001A01D7" w:rsidP="001A01D7">
      <w:pPr>
        <w:pStyle w:val="Bibliography"/>
        <w:rPr>
          <w:rFonts w:ascii="Times New Roman" w:hAnsi="Times New Roman" w:cs="Times New Roman"/>
          <w:sz w:val="24"/>
          <w:szCs w:val="24"/>
        </w:rPr>
      </w:pPr>
      <w:r>
        <w:rPr>
          <w:rFonts w:ascii="Times New Roman" w:hAnsi="Times New Roman" w:cs="Times New Roman"/>
          <w:sz w:val="24"/>
          <w:szCs w:val="24"/>
        </w:rPr>
        <w:t>[27]</w:t>
      </w:r>
      <w:r>
        <w:rPr>
          <w:rFonts w:ascii="Times New Roman" w:hAnsi="Times New Roman" w:cs="Times New Roman"/>
          <w:sz w:val="24"/>
          <w:szCs w:val="24"/>
        </w:rPr>
        <w:tab/>
        <w:t xml:space="preserve">Y. Zuo, Y.-L. Song, R. Tang, and Y. Qian, “A novel purification method for fluoride or chloride molten salts based on the redox of hydrogen on a nickel electrode,” </w:t>
      </w:r>
      <w:r>
        <w:rPr>
          <w:rFonts w:ascii="Times New Roman" w:hAnsi="Times New Roman" w:cs="Times New Roman"/>
          <w:i/>
          <w:iCs/>
          <w:sz w:val="24"/>
          <w:szCs w:val="24"/>
        </w:rPr>
        <w:t>RSC Adv.</w:t>
      </w:r>
      <w:r>
        <w:rPr>
          <w:rFonts w:ascii="Times New Roman" w:hAnsi="Times New Roman" w:cs="Times New Roman"/>
          <w:sz w:val="24"/>
          <w:szCs w:val="24"/>
        </w:rPr>
        <w:t>, vol. 11, no. 56, pp. 35069–35076, 2021, doi: 10.1039/D1RA05794D.</w:t>
      </w:r>
    </w:p>
    <w:p w14:paraId="0D21736F" w14:textId="77777777" w:rsidR="001A01D7" w:rsidRDefault="001A01D7" w:rsidP="001A01D7">
      <w:pPr>
        <w:pStyle w:val="Bibliography"/>
        <w:rPr>
          <w:rFonts w:ascii="Times New Roman" w:hAnsi="Times New Roman" w:cs="Times New Roman"/>
          <w:sz w:val="24"/>
          <w:szCs w:val="24"/>
        </w:rPr>
      </w:pPr>
      <w:r>
        <w:rPr>
          <w:rFonts w:ascii="Times New Roman" w:hAnsi="Times New Roman" w:cs="Times New Roman"/>
          <w:sz w:val="24"/>
          <w:szCs w:val="24"/>
        </w:rPr>
        <w:t>[28]</w:t>
      </w:r>
      <w:r>
        <w:rPr>
          <w:rFonts w:ascii="Times New Roman" w:hAnsi="Times New Roman" w:cs="Times New Roman"/>
          <w:sz w:val="24"/>
          <w:szCs w:val="24"/>
        </w:rPr>
        <w:tab/>
        <w:t>L. E. McNeese, “Molten-Salt Reactor Program semiannual progress report for period ending August 31, 1975,” Oak Ridge National Lab, Oak Ridge National Lab, Progress Report ORNL-5078, Feb. 1976.</w:t>
      </w:r>
    </w:p>
    <w:p w14:paraId="57562CC2" w14:textId="77777777" w:rsidR="001A01D7" w:rsidRDefault="001A01D7" w:rsidP="001A01D7">
      <w:pPr>
        <w:pStyle w:val="Bibliography"/>
        <w:rPr>
          <w:rFonts w:ascii="Times New Roman" w:hAnsi="Times New Roman" w:cs="Times New Roman"/>
          <w:sz w:val="24"/>
          <w:szCs w:val="24"/>
        </w:rPr>
      </w:pPr>
      <w:r>
        <w:rPr>
          <w:rFonts w:ascii="Times New Roman" w:hAnsi="Times New Roman" w:cs="Times New Roman"/>
          <w:sz w:val="24"/>
          <w:szCs w:val="24"/>
        </w:rPr>
        <w:lastRenderedPageBreak/>
        <w:t>[29]</w:t>
      </w:r>
      <w:r>
        <w:rPr>
          <w:rFonts w:ascii="Times New Roman" w:hAnsi="Times New Roman" w:cs="Times New Roman"/>
          <w:sz w:val="24"/>
          <w:szCs w:val="24"/>
        </w:rPr>
        <w:tab/>
        <w:t>B. C. Kelleher, “Purification and Chemical Control of Molten Li2BeF4 for a Fluoride Salt Cooled Reactor,” Dissertation, UNIVERSITY OF WISCONSIN-MADISON, Madison, Wisconsin, 2015. [Online]. Available: https://www-proquest-com.srv-proxy1.library.tamu.edu/docview/1695870273</w:t>
      </w:r>
    </w:p>
    <w:p w14:paraId="1FFFFA9A" w14:textId="77777777" w:rsidR="001A01D7" w:rsidRDefault="001A01D7" w:rsidP="001A01D7">
      <w:pPr>
        <w:pStyle w:val="Bibliography"/>
        <w:rPr>
          <w:rFonts w:ascii="Times New Roman" w:hAnsi="Times New Roman" w:cs="Times New Roman"/>
          <w:sz w:val="24"/>
          <w:szCs w:val="24"/>
        </w:rPr>
      </w:pPr>
      <w:r>
        <w:rPr>
          <w:rFonts w:ascii="Times New Roman" w:hAnsi="Times New Roman" w:cs="Times New Roman"/>
          <w:sz w:val="24"/>
          <w:szCs w:val="24"/>
        </w:rPr>
        <w:t>[30]</w:t>
      </w:r>
      <w:r>
        <w:rPr>
          <w:rFonts w:ascii="Times New Roman" w:hAnsi="Times New Roman" w:cs="Times New Roman"/>
          <w:sz w:val="24"/>
          <w:szCs w:val="24"/>
        </w:rPr>
        <w:tab/>
        <w:t xml:space="preserve">G. Zong, Z.-B. Zhang, J.-H. Sun, and J.-C. Xiao, “Preparation of high-purity molten FLiNaK salt by the hydrofluorination process,” </w:t>
      </w:r>
      <w:r>
        <w:rPr>
          <w:rFonts w:ascii="Times New Roman" w:hAnsi="Times New Roman" w:cs="Times New Roman"/>
          <w:i/>
          <w:iCs/>
          <w:sz w:val="24"/>
          <w:szCs w:val="24"/>
        </w:rPr>
        <w:t>J. Fluor. Chem.</w:t>
      </w:r>
      <w:r>
        <w:rPr>
          <w:rFonts w:ascii="Times New Roman" w:hAnsi="Times New Roman" w:cs="Times New Roman"/>
          <w:sz w:val="24"/>
          <w:szCs w:val="24"/>
        </w:rPr>
        <w:t>, vol. 197, pp. 134–141, May 2017, doi: 10.1016/j.jfluchem.2017.03.006.</w:t>
      </w:r>
    </w:p>
    <w:p w14:paraId="3A3D9D8B" w14:textId="77777777" w:rsidR="001A01D7" w:rsidRDefault="001A01D7" w:rsidP="001A01D7">
      <w:pPr>
        <w:pStyle w:val="Bibliography"/>
        <w:rPr>
          <w:rFonts w:ascii="Times New Roman" w:hAnsi="Times New Roman" w:cs="Times New Roman"/>
          <w:sz w:val="24"/>
          <w:szCs w:val="24"/>
        </w:rPr>
      </w:pPr>
      <w:r>
        <w:rPr>
          <w:rFonts w:ascii="Times New Roman" w:hAnsi="Times New Roman" w:cs="Times New Roman"/>
          <w:sz w:val="24"/>
          <w:szCs w:val="24"/>
        </w:rPr>
        <w:t>[31]</w:t>
      </w:r>
      <w:r>
        <w:rPr>
          <w:rFonts w:ascii="Times New Roman" w:hAnsi="Times New Roman" w:cs="Times New Roman"/>
          <w:sz w:val="24"/>
          <w:szCs w:val="24"/>
        </w:rPr>
        <w:tab/>
        <w:t>R. D. Scheele and A. M. Casella, “Assessment of the Use of Nitrogen Trifluoride for Purifying Coolant and Heat Transfer Salts in the Fluoride Salt-Cooled High-Temperature Reactor,” PNNL-19793, 1017120, Sep. 2010. doi: 10.2172/1017120.</w:t>
      </w:r>
    </w:p>
    <w:p w14:paraId="68D1AECB" w14:textId="77777777" w:rsidR="001A01D7" w:rsidRDefault="001A01D7" w:rsidP="001A01D7">
      <w:pPr>
        <w:pStyle w:val="Bibliography"/>
        <w:rPr>
          <w:rFonts w:ascii="Times New Roman" w:hAnsi="Times New Roman" w:cs="Times New Roman"/>
          <w:sz w:val="24"/>
          <w:szCs w:val="24"/>
        </w:rPr>
      </w:pPr>
      <w:r>
        <w:rPr>
          <w:rFonts w:ascii="Times New Roman" w:hAnsi="Times New Roman" w:cs="Times New Roman"/>
          <w:sz w:val="24"/>
          <w:szCs w:val="24"/>
        </w:rPr>
        <w:t>[32]</w:t>
      </w:r>
      <w:r>
        <w:rPr>
          <w:rFonts w:ascii="Times New Roman" w:hAnsi="Times New Roman" w:cs="Times New Roman"/>
          <w:sz w:val="24"/>
          <w:szCs w:val="24"/>
        </w:rPr>
        <w:tab/>
        <w:t>R. C. Urquhart, R. Deshko, and S. Mourad, “Process for purification of molten salt electrolytes,” US6676824B2, Jan. 13, 2004 Accessed: Oct. 31, 2021. [Online]. Available: https://patents.google.com/patent/US6676824B2/en</w:t>
      </w:r>
    </w:p>
    <w:p w14:paraId="4F2B7EA8" w14:textId="77777777" w:rsidR="001A01D7" w:rsidRDefault="001A01D7" w:rsidP="001A01D7">
      <w:pPr>
        <w:pStyle w:val="Bibliography"/>
        <w:rPr>
          <w:rFonts w:ascii="Times New Roman" w:hAnsi="Times New Roman" w:cs="Times New Roman"/>
          <w:sz w:val="24"/>
          <w:szCs w:val="24"/>
        </w:rPr>
      </w:pPr>
      <w:r>
        <w:rPr>
          <w:rFonts w:ascii="Times New Roman" w:hAnsi="Times New Roman" w:cs="Times New Roman"/>
          <w:sz w:val="24"/>
          <w:szCs w:val="24"/>
        </w:rPr>
        <w:t>[33]</w:t>
      </w:r>
      <w:r>
        <w:rPr>
          <w:rFonts w:ascii="Times New Roman" w:hAnsi="Times New Roman" w:cs="Times New Roman"/>
          <w:sz w:val="24"/>
          <w:szCs w:val="24"/>
        </w:rPr>
        <w:tab/>
        <w:t xml:space="preserve">L. C. Olson, J. W. Ambrosek, K. Sridharan, M. H. Anderson, and T. R. Allen, “Materials corrosion in molten LiF–NaF–KF salt,” </w:t>
      </w:r>
      <w:r>
        <w:rPr>
          <w:rFonts w:ascii="Times New Roman" w:hAnsi="Times New Roman" w:cs="Times New Roman"/>
          <w:i/>
          <w:iCs/>
          <w:sz w:val="24"/>
          <w:szCs w:val="24"/>
        </w:rPr>
        <w:t>J. Fluor. Chem.</w:t>
      </w:r>
      <w:r>
        <w:rPr>
          <w:rFonts w:ascii="Times New Roman" w:hAnsi="Times New Roman" w:cs="Times New Roman"/>
          <w:sz w:val="24"/>
          <w:szCs w:val="24"/>
        </w:rPr>
        <w:t>, vol. 130, no. 1, pp. 67–73, Jan. 2009, doi: 10.1016/j.jfluchem.2008.05.008.</w:t>
      </w:r>
    </w:p>
    <w:p w14:paraId="52A6D5DC" w14:textId="77777777" w:rsidR="001A01D7" w:rsidRDefault="001A01D7" w:rsidP="001A01D7">
      <w:pPr>
        <w:pStyle w:val="Bibliography"/>
        <w:rPr>
          <w:rFonts w:ascii="Times New Roman" w:hAnsi="Times New Roman" w:cs="Times New Roman"/>
          <w:sz w:val="24"/>
          <w:szCs w:val="24"/>
        </w:rPr>
      </w:pPr>
      <w:r>
        <w:rPr>
          <w:rFonts w:ascii="Times New Roman" w:hAnsi="Times New Roman" w:cs="Times New Roman"/>
          <w:sz w:val="24"/>
          <w:szCs w:val="24"/>
        </w:rPr>
        <w:t>[34]</w:t>
      </w:r>
      <w:r>
        <w:rPr>
          <w:rFonts w:ascii="Times New Roman" w:hAnsi="Times New Roman" w:cs="Times New Roman"/>
          <w:sz w:val="24"/>
          <w:szCs w:val="24"/>
        </w:rPr>
        <w:tab/>
        <w:t xml:space="preserve">S. S. Raiman and S. Lee, “Aggregation and data analysis of corrosion studies in molten chloride and fluoride salts,” </w:t>
      </w:r>
      <w:r>
        <w:rPr>
          <w:rFonts w:ascii="Times New Roman" w:hAnsi="Times New Roman" w:cs="Times New Roman"/>
          <w:i/>
          <w:iCs/>
          <w:sz w:val="24"/>
          <w:szCs w:val="24"/>
        </w:rPr>
        <w:t>J. Nucl. Mater.</w:t>
      </w:r>
      <w:r>
        <w:rPr>
          <w:rFonts w:ascii="Times New Roman" w:hAnsi="Times New Roman" w:cs="Times New Roman"/>
          <w:sz w:val="24"/>
          <w:szCs w:val="24"/>
        </w:rPr>
        <w:t>, vol. 511, pp. 523–535, Dec. 2018, doi: 10.1016/j.jnucmat.2018.07.036.</w:t>
      </w:r>
    </w:p>
    <w:p w14:paraId="6567492A" w14:textId="77777777" w:rsidR="001A01D7" w:rsidRDefault="001A01D7" w:rsidP="001A01D7">
      <w:pPr>
        <w:pStyle w:val="Bibliography"/>
        <w:rPr>
          <w:rFonts w:ascii="Times New Roman" w:hAnsi="Times New Roman" w:cs="Times New Roman"/>
          <w:sz w:val="24"/>
          <w:szCs w:val="24"/>
        </w:rPr>
      </w:pPr>
      <w:r>
        <w:rPr>
          <w:rFonts w:ascii="Times New Roman" w:hAnsi="Times New Roman" w:cs="Times New Roman"/>
          <w:sz w:val="24"/>
          <w:szCs w:val="24"/>
        </w:rPr>
        <w:t>[35]</w:t>
      </w:r>
      <w:r>
        <w:rPr>
          <w:rFonts w:ascii="Times New Roman" w:hAnsi="Times New Roman" w:cs="Times New Roman"/>
          <w:sz w:val="24"/>
          <w:szCs w:val="24"/>
        </w:rPr>
        <w:tab/>
        <w:t>G. M. Adamson, R. S. Crouse, and W. D. Manly, “INTERIM REPORT ON CORROSION BY ALKALI-METAL FLUORIDES: WORK TO MAY 1, 1953,” ORNL-2337, 4248030, Jun. 1959. doi: 10.2172/4248030.</w:t>
      </w:r>
    </w:p>
    <w:p w14:paraId="466EADD8" w14:textId="77777777" w:rsidR="001A01D7" w:rsidRDefault="001A01D7" w:rsidP="001A01D7">
      <w:pPr>
        <w:pStyle w:val="Bibliography"/>
        <w:rPr>
          <w:rFonts w:ascii="Times New Roman" w:hAnsi="Times New Roman" w:cs="Times New Roman"/>
          <w:sz w:val="24"/>
          <w:szCs w:val="24"/>
        </w:rPr>
      </w:pPr>
      <w:r>
        <w:rPr>
          <w:rFonts w:ascii="Times New Roman" w:hAnsi="Times New Roman" w:cs="Times New Roman"/>
          <w:sz w:val="24"/>
          <w:szCs w:val="24"/>
        </w:rPr>
        <w:t>[36]</w:t>
      </w:r>
      <w:r>
        <w:rPr>
          <w:rFonts w:ascii="Times New Roman" w:hAnsi="Times New Roman" w:cs="Times New Roman"/>
          <w:sz w:val="24"/>
          <w:szCs w:val="24"/>
        </w:rPr>
        <w:tab/>
        <w:t xml:space="preserve">J. Koger, “Fluoride salt corrosion and mass transfer in high temperature dynamic systems,” </w:t>
      </w:r>
      <w:r>
        <w:rPr>
          <w:rFonts w:ascii="Times New Roman" w:hAnsi="Times New Roman" w:cs="Times New Roman"/>
          <w:i/>
          <w:iCs/>
          <w:sz w:val="24"/>
          <w:szCs w:val="24"/>
        </w:rPr>
        <w:t>Corros.-Nace</w:t>
      </w:r>
      <w:r>
        <w:rPr>
          <w:rFonts w:ascii="Times New Roman" w:hAnsi="Times New Roman" w:cs="Times New Roman"/>
          <w:sz w:val="24"/>
          <w:szCs w:val="24"/>
        </w:rPr>
        <w:t>, vol. 29, no. 3, pp. 115–122, Mar. 1973.</w:t>
      </w:r>
    </w:p>
    <w:p w14:paraId="1F100C4A" w14:textId="77777777" w:rsidR="001A01D7" w:rsidRDefault="001A01D7" w:rsidP="001A01D7">
      <w:pPr>
        <w:pStyle w:val="Bibliography"/>
        <w:rPr>
          <w:rFonts w:ascii="Times New Roman" w:hAnsi="Times New Roman" w:cs="Times New Roman"/>
          <w:sz w:val="24"/>
          <w:szCs w:val="24"/>
        </w:rPr>
      </w:pPr>
      <w:r>
        <w:rPr>
          <w:rFonts w:ascii="Times New Roman" w:hAnsi="Times New Roman" w:cs="Times New Roman"/>
          <w:sz w:val="24"/>
          <w:szCs w:val="24"/>
        </w:rPr>
        <w:t>[37]</w:t>
      </w:r>
      <w:r>
        <w:rPr>
          <w:rFonts w:ascii="Times New Roman" w:hAnsi="Times New Roman" w:cs="Times New Roman"/>
          <w:sz w:val="24"/>
          <w:szCs w:val="24"/>
        </w:rPr>
        <w:tab/>
        <w:t xml:space="preserve">K. K. Sandhi and J. Szpunar, “Analysis of Corrosion of Hastelloy-N, Alloy X750, SS316 and SS304 in Molten Salt High-Temperature Environment,” </w:t>
      </w:r>
      <w:r>
        <w:rPr>
          <w:rFonts w:ascii="Times New Roman" w:hAnsi="Times New Roman" w:cs="Times New Roman"/>
          <w:i/>
          <w:iCs/>
          <w:sz w:val="24"/>
          <w:szCs w:val="24"/>
        </w:rPr>
        <w:t>Energies</w:t>
      </w:r>
      <w:r>
        <w:rPr>
          <w:rFonts w:ascii="Times New Roman" w:hAnsi="Times New Roman" w:cs="Times New Roman"/>
          <w:sz w:val="24"/>
          <w:szCs w:val="24"/>
        </w:rPr>
        <w:t>, vol. 14, no. 3, p. 543, Jan. 2021, doi: 10.3390/en14030543.</w:t>
      </w:r>
    </w:p>
    <w:p w14:paraId="45B43E09" w14:textId="77777777" w:rsidR="001A01D7" w:rsidRDefault="001A01D7" w:rsidP="001A01D7">
      <w:pPr>
        <w:pStyle w:val="Bibliography"/>
        <w:rPr>
          <w:rFonts w:ascii="Times New Roman" w:hAnsi="Times New Roman" w:cs="Times New Roman"/>
          <w:sz w:val="24"/>
          <w:szCs w:val="24"/>
        </w:rPr>
      </w:pPr>
      <w:r>
        <w:rPr>
          <w:rFonts w:ascii="Times New Roman" w:hAnsi="Times New Roman" w:cs="Times New Roman"/>
          <w:sz w:val="24"/>
          <w:szCs w:val="24"/>
        </w:rPr>
        <w:t>[38]</w:t>
      </w:r>
      <w:r>
        <w:rPr>
          <w:rFonts w:ascii="Times New Roman" w:hAnsi="Times New Roman" w:cs="Times New Roman"/>
          <w:sz w:val="24"/>
          <w:szCs w:val="24"/>
        </w:rPr>
        <w:tab/>
        <w:t>R. B. Jackson, “CORROSION OF METALS AND ALLOYS BY FLUORINE,” ALLIED CHEMICAL CORPORATION, 1960.</w:t>
      </w:r>
    </w:p>
    <w:p w14:paraId="2EBCC03A" w14:textId="77777777" w:rsidR="001A01D7" w:rsidRDefault="001A01D7" w:rsidP="001A01D7">
      <w:pPr>
        <w:pStyle w:val="Bibliography"/>
        <w:rPr>
          <w:rFonts w:ascii="Times New Roman" w:hAnsi="Times New Roman" w:cs="Times New Roman"/>
          <w:sz w:val="24"/>
          <w:szCs w:val="24"/>
        </w:rPr>
      </w:pPr>
      <w:r>
        <w:rPr>
          <w:rFonts w:ascii="Times New Roman" w:hAnsi="Times New Roman" w:cs="Times New Roman"/>
          <w:sz w:val="24"/>
          <w:szCs w:val="24"/>
        </w:rPr>
        <w:t>[39]</w:t>
      </w:r>
      <w:r>
        <w:rPr>
          <w:rFonts w:ascii="Times New Roman" w:hAnsi="Times New Roman" w:cs="Times New Roman"/>
          <w:sz w:val="24"/>
          <w:szCs w:val="24"/>
        </w:rPr>
        <w:tab/>
        <w:t xml:space="preserve">W. Doniger and K. Sridharan, “Application of voltammetry for quantitative analysis of chromium in molten 2LiF-BeF2 (FLiBe) salt,” </w:t>
      </w:r>
      <w:r>
        <w:rPr>
          <w:rFonts w:ascii="Times New Roman" w:hAnsi="Times New Roman" w:cs="Times New Roman"/>
          <w:i/>
          <w:iCs/>
          <w:sz w:val="24"/>
          <w:szCs w:val="24"/>
        </w:rPr>
        <w:t>J. Electroanal. Chem.</w:t>
      </w:r>
      <w:r>
        <w:rPr>
          <w:rFonts w:ascii="Times New Roman" w:hAnsi="Times New Roman" w:cs="Times New Roman"/>
          <w:sz w:val="24"/>
          <w:szCs w:val="24"/>
        </w:rPr>
        <w:t>, no. 838, pp. 73–81, 2019.</w:t>
      </w:r>
    </w:p>
    <w:p w14:paraId="1A274C8F" w14:textId="77777777" w:rsidR="001A01D7" w:rsidRDefault="001A01D7" w:rsidP="001A01D7">
      <w:pPr>
        <w:pStyle w:val="Bibliography"/>
        <w:rPr>
          <w:rFonts w:ascii="Times New Roman" w:hAnsi="Times New Roman" w:cs="Times New Roman"/>
          <w:sz w:val="24"/>
          <w:szCs w:val="24"/>
        </w:rPr>
      </w:pPr>
      <w:r>
        <w:rPr>
          <w:rFonts w:ascii="Times New Roman" w:hAnsi="Times New Roman" w:cs="Times New Roman"/>
          <w:sz w:val="24"/>
          <w:szCs w:val="24"/>
        </w:rPr>
        <w:t>[40]</w:t>
      </w:r>
      <w:r>
        <w:rPr>
          <w:rFonts w:ascii="Times New Roman" w:hAnsi="Times New Roman" w:cs="Times New Roman"/>
          <w:sz w:val="24"/>
          <w:szCs w:val="24"/>
        </w:rPr>
        <w:tab/>
        <w:t>B. K. McNamara, R. D. Scheele, A. M. Casella, and A. E. Kozelisky, “Nitrogen Trifluoride-Based Fluoride- Volatility Separations Process: Initial Studies,” PNNL-20775, 1028579, Sep. 2011. doi: 10.2172/1028579.</w:t>
      </w:r>
    </w:p>
    <w:p w14:paraId="70B0DB78" w14:textId="77777777" w:rsidR="001A01D7" w:rsidRDefault="001A01D7" w:rsidP="001A01D7">
      <w:pPr>
        <w:pStyle w:val="Bibliography"/>
        <w:rPr>
          <w:rFonts w:ascii="Times New Roman" w:hAnsi="Times New Roman" w:cs="Times New Roman"/>
          <w:sz w:val="24"/>
          <w:szCs w:val="24"/>
        </w:rPr>
      </w:pPr>
      <w:r>
        <w:rPr>
          <w:rFonts w:ascii="Times New Roman" w:hAnsi="Times New Roman" w:cs="Times New Roman"/>
          <w:sz w:val="24"/>
          <w:szCs w:val="24"/>
        </w:rPr>
        <w:t>[41]</w:t>
      </w:r>
      <w:r>
        <w:rPr>
          <w:rFonts w:ascii="Times New Roman" w:hAnsi="Times New Roman" w:cs="Times New Roman"/>
          <w:sz w:val="24"/>
          <w:szCs w:val="24"/>
        </w:rPr>
        <w:tab/>
        <w:t xml:space="preserve">M. J. Prather and J. Hsu, “NF </w:t>
      </w:r>
      <w:r>
        <w:rPr>
          <w:rFonts w:ascii="Times New Roman" w:hAnsi="Times New Roman" w:cs="Times New Roman"/>
          <w:sz w:val="24"/>
          <w:szCs w:val="24"/>
          <w:vertAlign w:val="subscript"/>
        </w:rPr>
        <w:t>3</w:t>
      </w:r>
      <w:r>
        <w:rPr>
          <w:rFonts w:ascii="Times New Roman" w:hAnsi="Times New Roman" w:cs="Times New Roman"/>
          <w:sz w:val="24"/>
          <w:szCs w:val="24"/>
        </w:rPr>
        <w:t xml:space="preserve"> , the greenhouse gas missing from Kyoto: MISSING KYOTO GAS NF </w:t>
      </w:r>
      <w:r>
        <w:rPr>
          <w:rFonts w:ascii="Times New Roman" w:hAnsi="Times New Roman" w:cs="Times New Roman"/>
          <w:sz w:val="24"/>
          <w:szCs w:val="24"/>
          <w:vertAlign w:val="subscript"/>
        </w:rPr>
        <w:t>3</w:t>
      </w:r>
      <w:r>
        <w:rPr>
          <w:rFonts w:ascii="Times New Roman" w:hAnsi="Times New Roman" w:cs="Times New Roman"/>
          <w:sz w:val="24"/>
          <w:szCs w:val="24"/>
        </w:rPr>
        <w:t xml:space="preserve">,” </w:t>
      </w:r>
      <w:r>
        <w:rPr>
          <w:rFonts w:ascii="Times New Roman" w:hAnsi="Times New Roman" w:cs="Times New Roman"/>
          <w:i/>
          <w:iCs/>
          <w:sz w:val="24"/>
          <w:szCs w:val="24"/>
        </w:rPr>
        <w:t>Geophys. Res. Lett.</w:t>
      </w:r>
      <w:r>
        <w:rPr>
          <w:rFonts w:ascii="Times New Roman" w:hAnsi="Times New Roman" w:cs="Times New Roman"/>
          <w:sz w:val="24"/>
          <w:szCs w:val="24"/>
        </w:rPr>
        <w:t>, vol. 35, no. 12, p. n/a-n/a, Jun. 2008, doi: 10.1029/2008GL034542.</w:t>
      </w:r>
    </w:p>
    <w:p w14:paraId="4BE07C69" w14:textId="77777777" w:rsidR="001A01D7" w:rsidRDefault="001A01D7" w:rsidP="001A01D7">
      <w:pPr>
        <w:pStyle w:val="Bibliography"/>
        <w:rPr>
          <w:rFonts w:ascii="Times New Roman" w:hAnsi="Times New Roman" w:cs="Times New Roman"/>
          <w:sz w:val="24"/>
          <w:szCs w:val="24"/>
        </w:rPr>
      </w:pPr>
      <w:r>
        <w:rPr>
          <w:rFonts w:ascii="Times New Roman" w:hAnsi="Times New Roman" w:cs="Times New Roman"/>
          <w:sz w:val="24"/>
          <w:szCs w:val="24"/>
        </w:rPr>
        <w:t>[42]</w:t>
      </w:r>
      <w:r>
        <w:rPr>
          <w:rFonts w:ascii="Times New Roman" w:hAnsi="Times New Roman" w:cs="Times New Roman"/>
          <w:sz w:val="24"/>
          <w:szCs w:val="24"/>
        </w:rPr>
        <w:tab/>
        <w:t>V. Afonichkin, A. Bovet, and V. Shishkin, “Salts purification and redox potential measurement for the molten LiF-ThF4-UF4 mixture,” p. 21, 2010.</w:t>
      </w:r>
    </w:p>
    <w:p w14:paraId="7E119EAF" w14:textId="77777777" w:rsidR="001A01D7" w:rsidRDefault="001A01D7" w:rsidP="001A01D7">
      <w:pPr>
        <w:pStyle w:val="Bibliography"/>
        <w:rPr>
          <w:rFonts w:ascii="Times New Roman" w:hAnsi="Times New Roman" w:cs="Times New Roman"/>
          <w:sz w:val="24"/>
          <w:szCs w:val="24"/>
        </w:rPr>
      </w:pPr>
      <w:r>
        <w:rPr>
          <w:rFonts w:ascii="Times New Roman" w:hAnsi="Times New Roman" w:cs="Times New Roman"/>
          <w:sz w:val="24"/>
          <w:szCs w:val="24"/>
        </w:rPr>
        <w:t>[43]</w:t>
      </w:r>
      <w:r>
        <w:rPr>
          <w:rFonts w:ascii="Times New Roman" w:hAnsi="Times New Roman" w:cs="Times New Roman"/>
          <w:sz w:val="24"/>
          <w:szCs w:val="24"/>
        </w:rPr>
        <w:tab/>
        <w:t>J.-C. Xiao, “A kind of highly purified fluoride molten salt and preparation method thereof,” CN103219052B, 2013 [Online]. Available: https://patents.google.com/patent/CN103219052B/en?oq=CN103219052B</w:t>
      </w:r>
    </w:p>
    <w:p w14:paraId="050197EA" w14:textId="77777777" w:rsidR="001A01D7" w:rsidRDefault="001A01D7" w:rsidP="001A01D7">
      <w:pPr>
        <w:pStyle w:val="Bibliography"/>
        <w:rPr>
          <w:rFonts w:ascii="Times New Roman" w:hAnsi="Times New Roman" w:cs="Times New Roman"/>
          <w:sz w:val="24"/>
          <w:szCs w:val="24"/>
        </w:rPr>
      </w:pPr>
      <w:r>
        <w:rPr>
          <w:rFonts w:ascii="Times New Roman" w:hAnsi="Times New Roman" w:cs="Times New Roman"/>
          <w:sz w:val="24"/>
          <w:szCs w:val="24"/>
        </w:rPr>
        <w:t>[44]</w:t>
      </w:r>
      <w:r>
        <w:rPr>
          <w:rFonts w:ascii="Times New Roman" w:hAnsi="Times New Roman" w:cs="Times New Roman"/>
          <w:sz w:val="24"/>
          <w:szCs w:val="24"/>
        </w:rPr>
        <w:tab/>
        <w:t xml:space="preserve">H. Wang, S. Liu, B. Li, and Z. Zhao, “Characterization and removal of oxygen ions in LiF-NaF-KF melt by electrochemical methods,” </w:t>
      </w:r>
      <w:r>
        <w:rPr>
          <w:rFonts w:ascii="Times New Roman" w:hAnsi="Times New Roman" w:cs="Times New Roman"/>
          <w:i/>
          <w:iCs/>
          <w:sz w:val="24"/>
          <w:szCs w:val="24"/>
        </w:rPr>
        <w:t>J. Fluor. Chem.</w:t>
      </w:r>
      <w:r>
        <w:rPr>
          <w:rFonts w:ascii="Times New Roman" w:hAnsi="Times New Roman" w:cs="Times New Roman"/>
          <w:sz w:val="24"/>
          <w:szCs w:val="24"/>
        </w:rPr>
        <w:t>, vol. 175, pp. 28–31, Jul. 2015, doi: 10.1016/j.jfluchem.2015.01.018.</w:t>
      </w:r>
    </w:p>
    <w:p w14:paraId="292D94B2" w14:textId="77777777" w:rsidR="001A01D7" w:rsidRDefault="001A01D7" w:rsidP="001A01D7">
      <w:pPr>
        <w:pStyle w:val="Bibliography"/>
        <w:rPr>
          <w:rFonts w:ascii="Times New Roman" w:hAnsi="Times New Roman" w:cs="Times New Roman"/>
          <w:sz w:val="24"/>
          <w:szCs w:val="24"/>
        </w:rPr>
      </w:pPr>
      <w:r>
        <w:rPr>
          <w:rFonts w:ascii="Times New Roman" w:hAnsi="Times New Roman" w:cs="Times New Roman"/>
          <w:sz w:val="24"/>
          <w:szCs w:val="24"/>
        </w:rPr>
        <w:lastRenderedPageBreak/>
        <w:t>[45]</w:t>
      </w:r>
      <w:r>
        <w:rPr>
          <w:rFonts w:ascii="Times New Roman" w:hAnsi="Times New Roman" w:cs="Times New Roman"/>
          <w:sz w:val="24"/>
          <w:szCs w:val="24"/>
        </w:rPr>
        <w:tab/>
        <w:t xml:space="preserve">W. Ding, J. Gomez-Vidal, A. Bonk, and T. Bauer, “Molten chloride salts for next generation CSP plants: Electrolytical salt purification for reducing corrosive impurity level,” </w:t>
      </w:r>
      <w:r>
        <w:rPr>
          <w:rFonts w:ascii="Times New Roman" w:hAnsi="Times New Roman" w:cs="Times New Roman"/>
          <w:i/>
          <w:iCs/>
          <w:sz w:val="24"/>
          <w:szCs w:val="24"/>
        </w:rPr>
        <w:t>Sol. Energy Mater. Sol. Cells</w:t>
      </w:r>
      <w:r>
        <w:rPr>
          <w:rFonts w:ascii="Times New Roman" w:hAnsi="Times New Roman" w:cs="Times New Roman"/>
          <w:sz w:val="24"/>
          <w:szCs w:val="24"/>
        </w:rPr>
        <w:t>, vol. 199, pp. 8–15, Sep. 2019, doi: 10.1016/j.solmat.2019.04.021.</w:t>
      </w:r>
    </w:p>
    <w:p w14:paraId="54AE3C57" w14:textId="77777777" w:rsidR="001A01D7" w:rsidRDefault="001A01D7" w:rsidP="001A01D7">
      <w:pPr>
        <w:pStyle w:val="Bibliography"/>
        <w:rPr>
          <w:rFonts w:ascii="Times New Roman" w:hAnsi="Times New Roman" w:cs="Times New Roman"/>
          <w:sz w:val="24"/>
          <w:szCs w:val="24"/>
        </w:rPr>
      </w:pPr>
      <w:r>
        <w:rPr>
          <w:rFonts w:ascii="Times New Roman" w:hAnsi="Times New Roman" w:cs="Times New Roman"/>
          <w:sz w:val="24"/>
          <w:szCs w:val="24"/>
        </w:rPr>
        <w:t>[46]</w:t>
      </w:r>
      <w:r>
        <w:rPr>
          <w:rFonts w:ascii="Times New Roman" w:hAnsi="Times New Roman" w:cs="Times New Roman"/>
          <w:sz w:val="24"/>
          <w:szCs w:val="24"/>
        </w:rPr>
        <w:tab/>
        <w:t xml:space="preserve">W. Ding, F. Yang, A. Bonk, and T. Bauer, “Molten chloride salts for high-temperature thermal energy storage: Continuous electrolytic salt purification with two Mg-electrodes and alternating voltage for corrosion control,” </w:t>
      </w:r>
      <w:r>
        <w:rPr>
          <w:rFonts w:ascii="Times New Roman" w:hAnsi="Times New Roman" w:cs="Times New Roman"/>
          <w:i/>
          <w:iCs/>
          <w:sz w:val="24"/>
          <w:szCs w:val="24"/>
        </w:rPr>
        <w:t>Sol. Energy Mater. Sol. Cells</w:t>
      </w:r>
      <w:r>
        <w:rPr>
          <w:rFonts w:ascii="Times New Roman" w:hAnsi="Times New Roman" w:cs="Times New Roman"/>
          <w:sz w:val="24"/>
          <w:szCs w:val="24"/>
        </w:rPr>
        <w:t>, vol. 223, p. 110979, May 2021, doi: 10.1016/j.solmat.2021.110979.</w:t>
      </w:r>
    </w:p>
    <w:p w14:paraId="3B4DC0FA" w14:textId="77777777" w:rsidR="001A01D7" w:rsidRDefault="001A01D7" w:rsidP="001A01D7">
      <w:pPr>
        <w:pStyle w:val="Bibliography"/>
        <w:rPr>
          <w:rFonts w:ascii="Times New Roman" w:hAnsi="Times New Roman" w:cs="Times New Roman"/>
          <w:sz w:val="24"/>
          <w:szCs w:val="24"/>
        </w:rPr>
      </w:pPr>
      <w:r>
        <w:rPr>
          <w:rFonts w:ascii="Times New Roman" w:hAnsi="Times New Roman" w:cs="Times New Roman"/>
          <w:sz w:val="24"/>
          <w:szCs w:val="24"/>
        </w:rPr>
        <w:t>[47]</w:t>
      </w:r>
      <w:r>
        <w:rPr>
          <w:rFonts w:ascii="Times New Roman" w:hAnsi="Times New Roman" w:cs="Times New Roman"/>
          <w:sz w:val="24"/>
          <w:szCs w:val="24"/>
        </w:rPr>
        <w:tab/>
        <w:t>P. Malinauskas and D. M. Richardson, “The Solubilities of Hydrogen, Deuterium, and Helium in Molten L¡2BeF4”.</w:t>
      </w:r>
    </w:p>
    <w:p w14:paraId="30F11BD3" w14:textId="77777777" w:rsidR="001A01D7" w:rsidRDefault="001A01D7" w:rsidP="001A01D7">
      <w:pPr>
        <w:pStyle w:val="Bibliography"/>
        <w:rPr>
          <w:rFonts w:ascii="Times New Roman" w:hAnsi="Times New Roman" w:cs="Times New Roman"/>
          <w:sz w:val="24"/>
          <w:szCs w:val="24"/>
        </w:rPr>
      </w:pPr>
      <w:r>
        <w:rPr>
          <w:rFonts w:ascii="Times New Roman" w:hAnsi="Times New Roman" w:cs="Times New Roman"/>
          <w:sz w:val="24"/>
          <w:szCs w:val="24"/>
        </w:rPr>
        <w:t>[48]</w:t>
      </w:r>
      <w:r>
        <w:rPr>
          <w:rFonts w:ascii="Times New Roman" w:hAnsi="Times New Roman" w:cs="Times New Roman"/>
          <w:sz w:val="24"/>
          <w:szCs w:val="24"/>
        </w:rPr>
        <w:tab/>
        <w:t xml:space="preserve">F. Carotti, E. Liu, D. D. Macdonald, and R. O. Scarlat, “An electrochemical study of hydrogen in molten 2LiF-BeF2 (FLiBe) with addition of LiH,” </w:t>
      </w:r>
      <w:r>
        <w:rPr>
          <w:rFonts w:ascii="Times New Roman" w:hAnsi="Times New Roman" w:cs="Times New Roman"/>
          <w:i/>
          <w:iCs/>
          <w:sz w:val="24"/>
          <w:szCs w:val="24"/>
        </w:rPr>
        <w:t>Electrochimica Acta</w:t>
      </w:r>
      <w:r>
        <w:rPr>
          <w:rFonts w:ascii="Times New Roman" w:hAnsi="Times New Roman" w:cs="Times New Roman"/>
          <w:sz w:val="24"/>
          <w:szCs w:val="24"/>
        </w:rPr>
        <w:t>, vol. 367, p. 137114, Jan. 2021, doi: 10.1016/j.electacta.2020.137114.</w:t>
      </w:r>
    </w:p>
    <w:p w14:paraId="2CC541CC" w14:textId="77777777" w:rsidR="001A01D7" w:rsidRDefault="001A01D7" w:rsidP="001A01D7">
      <w:pPr>
        <w:pStyle w:val="Bibliography"/>
        <w:rPr>
          <w:rFonts w:ascii="Times New Roman" w:hAnsi="Times New Roman" w:cs="Times New Roman"/>
          <w:sz w:val="24"/>
          <w:szCs w:val="24"/>
        </w:rPr>
      </w:pPr>
      <w:r>
        <w:rPr>
          <w:rFonts w:ascii="Times New Roman" w:hAnsi="Times New Roman" w:cs="Times New Roman"/>
          <w:sz w:val="24"/>
          <w:szCs w:val="24"/>
        </w:rPr>
        <w:t>[49]</w:t>
      </w:r>
      <w:r>
        <w:rPr>
          <w:rFonts w:ascii="Times New Roman" w:hAnsi="Times New Roman" w:cs="Times New Roman"/>
          <w:sz w:val="24"/>
          <w:szCs w:val="24"/>
        </w:rPr>
        <w:tab/>
        <w:t>“Daily Metal Prices.” [New York Mercantile Commodity Exchange &amp;  London Metal Exchange]. Available: https://www.dailymetalprice.com/</w:t>
      </w:r>
    </w:p>
    <w:p w14:paraId="267A0847" w14:textId="77777777" w:rsidR="001A01D7" w:rsidRDefault="001A01D7" w:rsidP="001A01D7">
      <w:pPr>
        <w:pStyle w:val="Bibliography"/>
        <w:rPr>
          <w:rFonts w:ascii="Times New Roman" w:hAnsi="Times New Roman" w:cs="Times New Roman"/>
          <w:sz w:val="24"/>
          <w:szCs w:val="24"/>
        </w:rPr>
      </w:pPr>
      <w:r>
        <w:rPr>
          <w:rFonts w:ascii="Times New Roman" w:hAnsi="Times New Roman" w:cs="Times New Roman"/>
          <w:sz w:val="24"/>
          <w:szCs w:val="24"/>
        </w:rPr>
        <w:t>[50]</w:t>
      </w:r>
      <w:r>
        <w:rPr>
          <w:rFonts w:ascii="Times New Roman" w:hAnsi="Times New Roman" w:cs="Times New Roman"/>
          <w:sz w:val="24"/>
          <w:szCs w:val="24"/>
        </w:rPr>
        <w:tab/>
        <w:t>C. P. Dillon, “Alloy selection for service in hydrogen  fluoride, hydrofluoric  acid and fluorine.” Nickel Institute, Oct. 2013.</w:t>
      </w:r>
    </w:p>
    <w:p w14:paraId="329C451D" w14:textId="77777777" w:rsidR="001A01D7" w:rsidRDefault="001A01D7" w:rsidP="001A01D7">
      <w:pPr>
        <w:pStyle w:val="Bibliography"/>
        <w:rPr>
          <w:rFonts w:ascii="Times New Roman" w:hAnsi="Times New Roman" w:cs="Times New Roman"/>
          <w:sz w:val="24"/>
          <w:szCs w:val="24"/>
        </w:rPr>
      </w:pPr>
      <w:r>
        <w:rPr>
          <w:rFonts w:ascii="Times New Roman" w:hAnsi="Times New Roman" w:cs="Times New Roman"/>
          <w:sz w:val="24"/>
          <w:szCs w:val="24"/>
        </w:rPr>
        <w:t>[51]</w:t>
      </w:r>
      <w:r>
        <w:rPr>
          <w:rFonts w:ascii="Times New Roman" w:hAnsi="Times New Roman" w:cs="Times New Roman"/>
          <w:sz w:val="24"/>
          <w:szCs w:val="24"/>
        </w:rPr>
        <w:tab/>
        <w:t xml:space="preserve">V. Ignatiev and A. Surenkov, “Alloys compatibility in molten salt fluorides: Kurchatov Institute related experience,” </w:t>
      </w:r>
      <w:r>
        <w:rPr>
          <w:rFonts w:ascii="Times New Roman" w:hAnsi="Times New Roman" w:cs="Times New Roman"/>
          <w:i/>
          <w:iCs/>
          <w:sz w:val="24"/>
          <w:szCs w:val="24"/>
        </w:rPr>
        <w:t>J. Nucl. Mater.</w:t>
      </w:r>
      <w:r>
        <w:rPr>
          <w:rFonts w:ascii="Times New Roman" w:hAnsi="Times New Roman" w:cs="Times New Roman"/>
          <w:sz w:val="24"/>
          <w:szCs w:val="24"/>
        </w:rPr>
        <w:t>, vol. 441, no. 1–3, pp. 592–603, Oct. 2013, doi: 10.1016/j.jnucmat.2013.05.007.</w:t>
      </w:r>
    </w:p>
    <w:p w14:paraId="301441A7" w14:textId="77777777" w:rsidR="001A01D7" w:rsidRDefault="001A01D7" w:rsidP="001A01D7">
      <w:pPr>
        <w:pStyle w:val="Bibliography"/>
        <w:rPr>
          <w:rFonts w:ascii="Times New Roman" w:hAnsi="Times New Roman" w:cs="Times New Roman"/>
          <w:sz w:val="24"/>
          <w:szCs w:val="24"/>
        </w:rPr>
      </w:pPr>
      <w:r>
        <w:rPr>
          <w:rFonts w:ascii="Times New Roman" w:hAnsi="Times New Roman" w:cs="Times New Roman"/>
          <w:sz w:val="24"/>
          <w:szCs w:val="24"/>
        </w:rPr>
        <w:t>[52]</w:t>
      </w:r>
      <w:r>
        <w:rPr>
          <w:rFonts w:ascii="Times New Roman" w:hAnsi="Times New Roman" w:cs="Times New Roman"/>
          <w:sz w:val="24"/>
          <w:szCs w:val="24"/>
        </w:rPr>
        <w:tab/>
        <w:t xml:space="preserve">O. El kebir, “Comparison of hydrogen embrittlement of stainless steels and nickel-base alloys,” </w:t>
      </w:r>
      <w:r>
        <w:rPr>
          <w:rFonts w:ascii="Times New Roman" w:hAnsi="Times New Roman" w:cs="Times New Roman"/>
          <w:i/>
          <w:iCs/>
          <w:sz w:val="24"/>
          <w:szCs w:val="24"/>
        </w:rPr>
        <w:t>Int. J. Hydrog. Energy</w:t>
      </w:r>
      <w:r>
        <w:rPr>
          <w:rFonts w:ascii="Times New Roman" w:hAnsi="Times New Roman" w:cs="Times New Roman"/>
          <w:sz w:val="24"/>
          <w:szCs w:val="24"/>
        </w:rPr>
        <w:t>, vol. 27, no. 7–8, pp. 793–800, Aug. 2002, doi: 10.1016/S0360-3199(01)00151-3.</w:t>
      </w:r>
    </w:p>
    <w:p w14:paraId="14276E86" w14:textId="77777777" w:rsidR="001A01D7" w:rsidRDefault="001A01D7" w:rsidP="001A01D7">
      <w:pPr>
        <w:pStyle w:val="Bibliography"/>
        <w:rPr>
          <w:rFonts w:ascii="Times New Roman" w:hAnsi="Times New Roman" w:cs="Times New Roman"/>
          <w:sz w:val="24"/>
          <w:szCs w:val="24"/>
        </w:rPr>
      </w:pPr>
      <w:r>
        <w:rPr>
          <w:rFonts w:ascii="Times New Roman" w:hAnsi="Times New Roman" w:cs="Times New Roman"/>
          <w:sz w:val="24"/>
          <w:szCs w:val="24"/>
        </w:rPr>
        <w:t>[53]</w:t>
      </w:r>
      <w:r>
        <w:rPr>
          <w:rFonts w:ascii="Times New Roman" w:hAnsi="Times New Roman" w:cs="Times New Roman"/>
          <w:sz w:val="24"/>
          <w:szCs w:val="24"/>
        </w:rPr>
        <w:tab/>
        <w:t xml:space="preserve">E. Herms, J. M. Olive, and M. Puiggali, “Hydrogen embrittlement of 316L type stainless steel,” </w:t>
      </w:r>
      <w:r>
        <w:rPr>
          <w:rFonts w:ascii="Times New Roman" w:hAnsi="Times New Roman" w:cs="Times New Roman"/>
          <w:i/>
          <w:iCs/>
          <w:sz w:val="24"/>
          <w:szCs w:val="24"/>
        </w:rPr>
        <w:t>Mater. Sci. Eng. A</w:t>
      </w:r>
      <w:r>
        <w:rPr>
          <w:rFonts w:ascii="Times New Roman" w:hAnsi="Times New Roman" w:cs="Times New Roman"/>
          <w:sz w:val="24"/>
          <w:szCs w:val="24"/>
        </w:rPr>
        <w:t>, vol. 272, no. 2, pp. 279–283, Nov. 1999, doi: 10.1016/S0921-5093(99)00319-6.</w:t>
      </w:r>
    </w:p>
    <w:p w14:paraId="47C7CFC3" w14:textId="77777777" w:rsidR="001A01D7" w:rsidRDefault="001A01D7" w:rsidP="001A01D7">
      <w:pPr>
        <w:pStyle w:val="Bibliography"/>
        <w:rPr>
          <w:rFonts w:ascii="Times New Roman" w:hAnsi="Times New Roman" w:cs="Times New Roman"/>
          <w:sz w:val="24"/>
          <w:szCs w:val="24"/>
        </w:rPr>
      </w:pPr>
      <w:r>
        <w:rPr>
          <w:rFonts w:ascii="Times New Roman" w:hAnsi="Times New Roman" w:cs="Times New Roman"/>
          <w:sz w:val="24"/>
          <w:szCs w:val="24"/>
        </w:rPr>
        <w:t>[54]</w:t>
      </w:r>
      <w:r>
        <w:rPr>
          <w:rFonts w:ascii="Times New Roman" w:hAnsi="Times New Roman" w:cs="Times New Roman"/>
          <w:sz w:val="24"/>
          <w:szCs w:val="24"/>
        </w:rPr>
        <w:tab/>
        <w:t>R. E. Thoma, “CHEMICAL ASPECTS OF MSRE OPERATIONS.,” ORNL--4658, 4675946, Jan. 1971. doi: 10.2172/4675946.</w:t>
      </w:r>
    </w:p>
    <w:p w14:paraId="577A57CF" w14:textId="77777777" w:rsidR="001A01D7" w:rsidRDefault="001A01D7" w:rsidP="001A01D7">
      <w:pPr>
        <w:pStyle w:val="Bibliography"/>
        <w:rPr>
          <w:rFonts w:ascii="Times New Roman" w:hAnsi="Times New Roman" w:cs="Times New Roman"/>
          <w:sz w:val="24"/>
          <w:szCs w:val="24"/>
        </w:rPr>
      </w:pPr>
      <w:r>
        <w:rPr>
          <w:rFonts w:ascii="Times New Roman" w:hAnsi="Times New Roman" w:cs="Times New Roman"/>
          <w:sz w:val="24"/>
          <w:szCs w:val="24"/>
        </w:rPr>
        <w:t>[55]</w:t>
      </w:r>
      <w:r>
        <w:rPr>
          <w:rFonts w:ascii="Times New Roman" w:hAnsi="Times New Roman" w:cs="Times New Roman"/>
          <w:sz w:val="24"/>
          <w:szCs w:val="24"/>
        </w:rPr>
        <w:tab/>
        <w:t>G. Santariwi, “SELS FONDUS: LES PROBLkMES DE CORROSION ET D’hLECTROMkTALLURGIE DANS LE DOMAINE NUCLiZAIRE,” p. 15.</w:t>
      </w:r>
    </w:p>
    <w:p w14:paraId="0B879697" w14:textId="77777777" w:rsidR="001A01D7" w:rsidRDefault="001A01D7" w:rsidP="001A01D7">
      <w:pPr>
        <w:pStyle w:val="Bibliography"/>
        <w:rPr>
          <w:rFonts w:ascii="Times New Roman" w:hAnsi="Times New Roman" w:cs="Times New Roman"/>
          <w:sz w:val="24"/>
          <w:szCs w:val="24"/>
        </w:rPr>
      </w:pPr>
      <w:r>
        <w:rPr>
          <w:rFonts w:ascii="Times New Roman" w:hAnsi="Times New Roman" w:cs="Times New Roman"/>
          <w:sz w:val="24"/>
          <w:szCs w:val="24"/>
        </w:rPr>
        <w:t>[56]</w:t>
      </w:r>
      <w:r>
        <w:rPr>
          <w:rFonts w:ascii="Times New Roman" w:hAnsi="Times New Roman" w:cs="Times New Roman"/>
          <w:sz w:val="24"/>
          <w:szCs w:val="24"/>
        </w:rPr>
        <w:tab/>
        <w:t xml:space="preserve">A. Surenkov </w:t>
      </w:r>
      <w:r>
        <w:rPr>
          <w:rFonts w:ascii="Times New Roman" w:hAnsi="Times New Roman" w:cs="Times New Roman"/>
          <w:i/>
          <w:iCs/>
          <w:sz w:val="24"/>
          <w:szCs w:val="24"/>
        </w:rPr>
        <w:t>et al.</w:t>
      </w:r>
      <w:r>
        <w:rPr>
          <w:rFonts w:ascii="Times New Roman" w:hAnsi="Times New Roman" w:cs="Times New Roman"/>
          <w:sz w:val="24"/>
          <w:szCs w:val="24"/>
        </w:rPr>
        <w:t xml:space="preserve">, “Effect of the [U(IV)]/[U(III)] ratio on selective chromium corrosion and tellurium intergranular cracking of Hastelloy N alloy in the fuel LiF-BeF </w:t>
      </w:r>
      <w:r>
        <w:rPr>
          <w:rFonts w:ascii="Times New Roman" w:hAnsi="Times New Roman" w:cs="Times New Roman"/>
          <w:sz w:val="24"/>
          <w:szCs w:val="24"/>
          <w:vertAlign w:val="subscript"/>
        </w:rPr>
        <w:t>2</w:t>
      </w:r>
      <w:r>
        <w:rPr>
          <w:rFonts w:ascii="Times New Roman" w:hAnsi="Times New Roman" w:cs="Times New Roman"/>
          <w:sz w:val="24"/>
          <w:szCs w:val="24"/>
        </w:rPr>
        <w:t xml:space="preserve"> -UF </w:t>
      </w:r>
      <w:r>
        <w:rPr>
          <w:rFonts w:ascii="Times New Roman" w:hAnsi="Times New Roman" w:cs="Times New Roman"/>
          <w:sz w:val="24"/>
          <w:szCs w:val="24"/>
          <w:vertAlign w:val="subscript"/>
        </w:rPr>
        <w:t>4</w:t>
      </w:r>
      <w:r>
        <w:rPr>
          <w:rFonts w:ascii="Times New Roman" w:hAnsi="Times New Roman" w:cs="Times New Roman"/>
          <w:sz w:val="24"/>
          <w:szCs w:val="24"/>
        </w:rPr>
        <w:t xml:space="preserve"> salt,” </w:t>
      </w:r>
      <w:r>
        <w:rPr>
          <w:rFonts w:ascii="Times New Roman" w:hAnsi="Times New Roman" w:cs="Times New Roman"/>
          <w:i/>
          <w:iCs/>
          <w:sz w:val="24"/>
          <w:szCs w:val="24"/>
        </w:rPr>
        <w:t>EPJ Nucl. Sci. Technol.</w:t>
      </w:r>
      <w:r>
        <w:rPr>
          <w:rFonts w:ascii="Times New Roman" w:hAnsi="Times New Roman" w:cs="Times New Roman"/>
          <w:sz w:val="24"/>
          <w:szCs w:val="24"/>
        </w:rPr>
        <w:t>, vol. 6, p. 4, 2020, doi: 10.1051/epjn/2019033.</w:t>
      </w:r>
    </w:p>
    <w:p w14:paraId="6BA8D207" w14:textId="77777777" w:rsidR="001A01D7" w:rsidRDefault="001A01D7" w:rsidP="001A01D7">
      <w:pPr>
        <w:pStyle w:val="Bibliography"/>
        <w:rPr>
          <w:rFonts w:ascii="Times New Roman" w:hAnsi="Times New Roman" w:cs="Times New Roman"/>
          <w:sz w:val="24"/>
          <w:szCs w:val="24"/>
        </w:rPr>
      </w:pPr>
      <w:r>
        <w:rPr>
          <w:rFonts w:ascii="Times New Roman" w:hAnsi="Times New Roman" w:cs="Times New Roman"/>
          <w:sz w:val="24"/>
          <w:szCs w:val="24"/>
        </w:rPr>
        <w:t>[57]</w:t>
      </w:r>
      <w:r>
        <w:rPr>
          <w:rFonts w:ascii="Times New Roman" w:hAnsi="Times New Roman" w:cs="Times New Roman"/>
          <w:sz w:val="24"/>
          <w:szCs w:val="24"/>
        </w:rPr>
        <w:tab/>
        <w:t>W. R. Grimes, G. M. Watson, J. H. DeVan, and R. B. Evans, “Radio-tracer techniques in the study of corrosion by molten fluorides,” presented at the International Atomic Energy Agency, Vienna (Austria); United Nations Educational, Scientific and Cultural Organization, Paris (France), Mar. 1962, pp. 559–574. [Online]. Available: https://www.osti.gov/etdeweb/biblio/22025754</w:t>
      </w:r>
    </w:p>
    <w:p w14:paraId="468E5911" w14:textId="77777777" w:rsidR="001A01D7" w:rsidRDefault="001A01D7" w:rsidP="001A01D7">
      <w:pPr>
        <w:pStyle w:val="Bibliography"/>
        <w:rPr>
          <w:rFonts w:ascii="Times New Roman" w:hAnsi="Times New Roman" w:cs="Times New Roman"/>
          <w:sz w:val="24"/>
          <w:szCs w:val="24"/>
        </w:rPr>
      </w:pPr>
      <w:r>
        <w:rPr>
          <w:rFonts w:ascii="Times New Roman" w:hAnsi="Times New Roman" w:cs="Times New Roman"/>
          <w:sz w:val="24"/>
          <w:szCs w:val="24"/>
        </w:rPr>
        <w:t>[58]</w:t>
      </w:r>
      <w:r>
        <w:rPr>
          <w:rFonts w:ascii="Times New Roman" w:hAnsi="Times New Roman" w:cs="Times New Roman"/>
          <w:sz w:val="24"/>
          <w:szCs w:val="24"/>
        </w:rPr>
        <w:tab/>
        <w:t>J. R. Keiser, “Status of Tellurium-Hastenoy N Studies in Molten Fluoride salts,” Oak Ridge National Lab, 1977.</w:t>
      </w:r>
    </w:p>
    <w:p w14:paraId="5DFBCB33" w14:textId="77777777" w:rsidR="001A01D7" w:rsidRDefault="001A01D7" w:rsidP="001A01D7">
      <w:pPr>
        <w:pStyle w:val="Bibliography"/>
        <w:rPr>
          <w:rFonts w:ascii="Times New Roman" w:hAnsi="Times New Roman" w:cs="Times New Roman"/>
          <w:sz w:val="24"/>
          <w:szCs w:val="24"/>
        </w:rPr>
      </w:pPr>
      <w:r>
        <w:rPr>
          <w:rFonts w:ascii="Times New Roman" w:hAnsi="Times New Roman" w:cs="Times New Roman"/>
          <w:sz w:val="24"/>
          <w:szCs w:val="24"/>
        </w:rPr>
        <w:t>[59]</w:t>
      </w:r>
      <w:r>
        <w:rPr>
          <w:rFonts w:ascii="Times New Roman" w:hAnsi="Times New Roman" w:cs="Times New Roman"/>
          <w:sz w:val="24"/>
          <w:szCs w:val="24"/>
        </w:rPr>
        <w:tab/>
        <w:t>L. E. McNeese, “Molten-Salt Reactor Program: Semiannual Progress Report for Period Ending August 31, 1974,” Oak Ridge National Lab, Oak Ridge National Lab, Progress Report ORNL-5011, Jun. 1975.</w:t>
      </w:r>
    </w:p>
    <w:p w14:paraId="1FAF3E31" w14:textId="77777777" w:rsidR="001A01D7" w:rsidRDefault="001A01D7" w:rsidP="001A01D7">
      <w:pPr>
        <w:pStyle w:val="Bibliography"/>
        <w:rPr>
          <w:rFonts w:ascii="Times New Roman" w:hAnsi="Times New Roman" w:cs="Times New Roman"/>
          <w:sz w:val="24"/>
          <w:szCs w:val="24"/>
        </w:rPr>
      </w:pPr>
      <w:r>
        <w:rPr>
          <w:rFonts w:ascii="Times New Roman" w:hAnsi="Times New Roman" w:cs="Times New Roman"/>
          <w:sz w:val="24"/>
          <w:szCs w:val="24"/>
        </w:rPr>
        <w:t>[60]</w:t>
      </w:r>
      <w:r>
        <w:rPr>
          <w:rFonts w:ascii="Times New Roman" w:hAnsi="Times New Roman" w:cs="Times New Roman"/>
          <w:sz w:val="24"/>
          <w:szCs w:val="24"/>
        </w:rPr>
        <w:tab/>
        <w:t xml:space="preserve">M. Weinstein </w:t>
      </w:r>
      <w:r>
        <w:rPr>
          <w:rFonts w:ascii="Times New Roman" w:hAnsi="Times New Roman" w:cs="Times New Roman"/>
          <w:i/>
          <w:iCs/>
          <w:sz w:val="24"/>
          <w:szCs w:val="24"/>
        </w:rPr>
        <w:t>et al.</w:t>
      </w:r>
      <w:r>
        <w:rPr>
          <w:rFonts w:ascii="Times New Roman" w:hAnsi="Times New Roman" w:cs="Times New Roman"/>
          <w:sz w:val="24"/>
          <w:szCs w:val="24"/>
        </w:rPr>
        <w:t xml:space="preserve">, “Environmental degradation of electroplated nickel and copper coated SS316H in molten FLiNaK salt,” </w:t>
      </w:r>
      <w:r>
        <w:rPr>
          <w:rFonts w:ascii="Times New Roman" w:hAnsi="Times New Roman" w:cs="Times New Roman"/>
          <w:i/>
          <w:iCs/>
          <w:sz w:val="24"/>
          <w:szCs w:val="24"/>
        </w:rPr>
        <w:t>Corros. Sci.</w:t>
      </w:r>
      <w:r>
        <w:rPr>
          <w:rFonts w:ascii="Times New Roman" w:hAnsi="Times New Roman" w:cs="Times New Roman"/>
          <w:sz w:val="24"/>
          <w:szCs w:val="24"/>
        </w:rPr>
        <w:t>, vol. 191, p. 109735, Oct. 2021, doi: 10.1016/j.corsci.2021.109735.</w:t>
      </w:r>
    </w:p>
    <w:p w14:paraId="20F1AF66" w14:textId="77777777" w:rsidR="001A01D7" w:rsidRDefault="001A01D7" w:rsidP="001A01D7">
      <w:pPr>
        <w:pStyle w:val="Bibliography"/>
        <w:rPr>
          <w:rFonts w:ascii="Times New Roman" w:hAnsi="Times New Roman" w:cs="Times New Roman"/>
          <w:sz w:val="24"/>
          <w:szCs w:val="24"/>
        </w:rPr>
      </w:pPr>
      <w:r>
        <w:rPr>
          <w:rFonts w:ascii="Times New Roman" w:hAnsi="Times New Roman" w:cs="Times New Roman"/>
          <w:sz w:val="24"/>
          <w:szCs w:val="24"/>
        </w:rPr>
        <w:lastRenderedPageBreak/>
        <w:t>[61]</w:t>
      </w:r>
      <w:r>
        <w:rPr>
          <w:rFonts w:ascii="Times New Roman" w:hAnsi="Times New Roman" w:cs="Times New Roman"/>
          <w:sz w:val="24"/>
          <w:szCs w:val="24"/>
        </w:rPr>
        <w:tab/>
        <w:t>R. J. Sheil, R. B. Evans, and G. M. Watson, “Molten Salt-Graphite Compatibility Test Results of Physical and Chemical Measurements,” Oak Ridge National Lab, ORNL-CF-59-8-133, Aug. 1959.</w:t>
      </w:r>
    </w:p>
    <w:p w14:paraId="72E2AE79" w14:textId="77777777" w:rsidR="001A01D7" w:rsidRDefault="001A01D7" w:rsidP="001A01D7">
      <w:pPr>
        <w:pStyle w:val="Bibliography"/>
        <w:rPr>
          <w:rFonts w:ascii="Times New Roman" w:hAnsi="Times New Roman" w:cs="Times New Roman"/>
          <w:sz w:val="24"/>
          <w:szCs w:val="24"/>
        </w:rPr>
      </w:pPr>
      <w:r>
        <w:rPr>
          <w:rFonts w:ascii="Times New Roman" w:hAnsi="Times New Roman" w:cs="Times New Roman"/>
          <w:sz w:val="24"/>
          <w:szCs w:val="24"/>
        </w:rPr>
        <w:t>[62]</w:t>
      </w:r>
      <w:r>
        <w:rPr>
          <w:rFonts w:ascii="Times New Roman" w:hAnsi="Times New Roman" w:cs="Times New Roman"/>
          <w:sz w:val="24"/>
          <w:szCs w:val="24"/>
        </w:rPr>
        <w:tab/>
        <w:t xml:space="preserve">D. Scott and W. P. Eatherly, “Graphite and Xenon Behavior and Their Influence on Molten Salt Reactor Design,” </w:t>
      </w:r>
      <w:r>
        <w:rPr>
          <w:rFonts w:ascii="Times New Roman" w:hAnsi="Times New Roman" w:cs="Times New Roman"/>
          <w:i/>
          <w:iCs/>
          <w:sz w:val="24"/>
          <w:szCs w:val="24"/>
        </w:rPr>
        <w:t>Nucl. Appl. Technol.</w:t>
      </w:r>
      <w:r>
        <w:rPr>
          <w:rFonts w:ascii="Times New Roman" w:hAnsi="Times New Roman" w:cs="Times New Roman"/>
          <w:sz w:val="24"/>
          <w:szCs w:val="24"/>
        </w:rPr>
        <w:t>, vol. 8, Feb. 1970.</w:t>
      </w:r>
    </w:p>
    <w:p w14:paraId="7D4C50AA" w14:textId="77777777" w:rsidR="001A01D7" w:rsidRDefault="001A01D7" w:rsidP="001A01D7">
      <w:pPr>
        <w:pStyle w:val="Bibliography"/>
        <w:rPr>
          <w:rFonts w:ascii="Times New Roman" w:hAnsi="Times New Roman" w:cs="Times New Roman"/>
          <w:sz w:val="24"/>
          <w:szCs w:val="24"/>
        </w:rPr>
      </w:pPr>
      <w:r>
        <w:rPr>
          <w:rFonts w:ascii="Times New Roman" w:hAnsi="Times New Roman" w:cs="Times New Roman"/>
          <w:sz w:val="24"/>
          <w:szCs w:val="24"/>
        </w:rPr>
        <w:t>[63]</w:t>
      </w:r>
      <w:r>
        <w:rPr>
          <w:rFonts w:ascii="Times New Roman" w:hAnsi="Times New Roman" w:cs="Times New Roman"/>
          <w:sz w:val="24"/>
          <w:szCs w:val="24"/>
        </w:rPr>
        <w:tab/>
        <w:t>H. E. McCoy and B. McNabb, “INTERGRANULAR CRACKING OF INOR-8 IN THE MSRE.,” ORNL--4829, 4581899, Jan. 1972. doi: 10.2172/4581899.</w:t>
      </w:r>
    </w:p>
    <w:p w14:paraId="73BF7B92" w14:textId="77777777" w:rsidR="001A01D7" w:rsidRDefault="001A01D7" w:rsidP="001A01D7">
      <w:pPr>
        <w:pStyle w:val="Bibliography"/>
        <w:rPr>
          <w:rFonts w:ascii="Times New Roman" w:hAnsi="Times New Roman" w:cs="Times New Roman"/>
          <w:sz w:val="24"/>
          <w:szCs w:val="24"/>
        </w:rPr>
      </w:pPr>
      <w:r>
        <w:rPr>
          <w:rFonts w:ascii="Times New Roman" w:hAnsi="Times New Roman" w:cs="Times New Roman"/>
          <w:sz w:val="24"/>
          <w:szCs w:val="24"/>
        </w:rPr>
        <w:t>[64]</w:t>
      </w:r>
      <w:r>
        <w:rPr>
          <w:rFonts w:ascii="Times New Roman" w:hAnsi="Times New Roman" w:cs="Times New Roman"/>
          <w:sz w:val="24"/>
          <w:szCs w:val="24"/>
        </w:rPr>
        <w:tab/>
        <w:t xml:space="preserve">K. J. Chan and P. M. Singh, “Carburization of metals by a chemical mechanism of carbon transport through molten fluoride salts,” </w:t>
      </w:r>
      <w:r>
        <w:rPr>
          <w:rFonts w:ascii="Times New Roman" w:hAnsi="Times New Roman" w:cs="Times New Roman"/>
          <w:i/>
          <w:iCs/>
          <w:sz w:val="24"/>
          <w:szCs w:val="24"/>
        </w:rPr>
        <w:t>J. Nucl. Mater.</w:t>
      </w:r>
      <w:r>
        <w:rPr>
          <w:rFonts w:ascii="Times New Roman" w:hAnsi="Times New Roman" w:cs="Times New Roman"/>
          <w:sz w:val="24"/>
          <w:szCs w:val="24"/>
        </w:rPr>
        <w:t>, vol. 539, p. 152307, Oct. 2020, doi: 10.1016/j.jnucmat.2020.152307.</w:t>
      </w:r>
    </w:p>
    <w:p w14:paraId="13F48CF3" w14:textId="77777777" w:rsidR="001A01D7" w:rsidRDefault="001A01D7" w:rsidP="001A01D7">
      <w:pPr>
        <w:pStyle w:val="Bibliography"/>
        <w:rPr>
          <w:rFonts w:ascii="Times New Roman" w:hAnsi="Times New Roman" w:cs="Times New Roman"/>
          <w:sz w:val="24"/>
          <w:szCs w:val="24"/>
        </w:rPr>
      </w:pPr>
      <w:r>
        <w:rPr>
          <w:rFonts w:ascii="Times New Roman" w:hAnsi="Times New Roman" w:cs="Times New Roman"/>
          <w:sz w:val="24"/>
          <w:szCs w:val="24"/>
        </w:rPr>
        <w:t>[65]</w:t>
      </w:r>
      <w:r>
        <w:rPr>
          <w:rFonts w:ascii="Times New Roman" w:hAnsi="Times New Roman" w:cs="Times New Roman"/>
          <w:sz w:val="24"/>
          <w:szCs w:val="24"/>
        </w:rPr>
        <w:tab/>
        <w:t xml:space="preserve">H. G. MacPherson, Ed., “Molten-Salt Reactors,” in </w:t>
      </w:r>
      <w:r>
        <w:rPr>
          <w:rFonts w:ascii="Times New Roman" w:hAnsi="Times New Roman" w:cs="Times New Roman"/>
          <w:i/>
          <w:iCs/>
          <w:sz w:val="24"/>
          <w:szCs w:val="24"/>
        </w:rPr>
        <w:t>Fluid Fuel Reactors</w:t>
      </w:r>
      <w:r>
        <w:rPr>
          <w:rFonts w:ascii="Times New Roman" w:hAnsi="Times New Roman" w:cs="Times New Roman"/>
          <w:sz w:val="24"/>
          <w:szCs w:val="24"/>
        </w:rPr>
        <w:t>, vol. 2, 3 vols., Oak Ridge National Lab, 1958.</w:t>
      </w:r>
    </w:p>
    <w:p w14:paraId="27CFF1F6" w14:textId="77777777" w:rsidR="001A01D7" w:rsidRDefault="001A01D7" w:rsidP="001A01D7">
      <w:pPr>
        <w:pStyle w:val="Bibliography"/>
        <w:rPr>
          <w:rFonts w:ascii="Times New Roman" w:hAnsi="Times New Roman" w:cs="Times New Roman"/>
          <w:sz w:val="24"/>
          <w:szCs w:val="24"/>
        </w:rPr>
      </w:pPr>
      <w:r>
        <w:rPr>
          <w:rFonts w:ascii="Times New Roman" w:hAnsi="Times New Roman" w:cs="Times New Roman"/>
          <w:sz w:val="24"/>
          <w:szCs w:val="24"/>
        </w:rPr>
        <w:t>[66]</w:t>
      </w:r>
      <w:r>
        <w:rPr>
          <w:rFonts w:ascii="Times New Roman" w:hAnsi="Times New Roman" w:cs="Times New Roman"/>
          <w:sz w:val="24"/>
          <w:szCs w:val="24"/>
        </w:rPr>
        <w:tab/>
        <w:t xml:space="preserve">M. Anderson </w:t>
      </w:r>
      <w:r>
        <w:rPr>
          <w:rFonts w:ascii="Times New Roman" w:hAnsi="Times New Roman" w:cs="Times New Roman"/>
          <w:i/>
          <w:iCs/>
          <w:sz w:val="24"/>
          <w:szCs w:val="24"/>
        </w:rPr>
        <w:t>et al.</w:t>
      </w:r>
      <w:r>
        <w:rPr>
          <w:rFonts w:ascii="Times New Roman" w:hAnsi="Times New Roman" w:cs="Times New Roman"/>
          <w:sz w:val="24"/>
          <w:szCs w:val="24"/>
        </w:rPr>
        <w:t>, “Heat Transfer Salts for Nuclear Reactor Systems - Chemistry Control, Corrosion Mitigation, and Modeling,” DOE/NEUP--10-905, 1169921, Jan. 2015. doi: 10.2172/1169921.</w:t>
      </w:r>
    </w:p>
    <w:p w14:paraId="6F82403C" w14:textId="77777777" w:rsidR="001A01D7" w:rsidRDefault="001A01D7" w:rsidP="001A01D7">
      <w:pPr>
        <w:pStyle w:val="Bibliography"/>
        <w:rPr>
          <w:rFonts w:ascii="Times New Roman" w:hAnsi="Times New Roman" w:cs="Times New Roman"/>
          <w:sz w:val="24"/>
          <w:szCs w:val="24"/>
        </w:rPr>
      </w:pPr>
      <w:r>
        <w:rPr>
          <w:rFonts w:ascii="Times New Roman" w:hAnsi="Times New Roman" w:cs="Times New Roman"/>
          <w:sz w:val="24"/>
          <w:szCs w:val="24"/>
        </w:rPr>
        <w:t>[67]</w:t>
      </w:r>
      <w:r>
        <w:rPr>
          <w:rFonts w:ascii="Times New Roman" w:hAnsi="Times New Roman" w:cs="Times New Roman"/>
          <w:sz w:val="24"/>
          <w:szCs w:val="24"/>
        </w:rPr>
        <w:tab/>
        <w:t xml:space="preserve">G. Zheng and K. Sridharan, “Corrosion of Structural Alloys in High-Temperature Molten Fluoride Salts for Applications in Molten Salt Reactors,” </w:t>
      </w:r>
      <w:r>
        <w:rPr>
          <w:rFonts w:ascii="Times New Roman" w:hAnsi="Times New Roman" w:cs="Times New Roman"/>
          <w:i/>
          <w:iCs/>
          <w:sz w:val="24"/>
          <w:szCs w:val="24"/>
        </w:rPr>
        <w:t>JOM</w:t>
      </w:r>
      <w:r>
        <w:rPr>
          <w:rFonts w:ascii="Times New Roman" w:hAnsi="Times New Roman" w:cs="Times New Roman"/>
          <w:sz w:val="24"/>
          <w:szCs w:val="24"/>
        </w:rPr>
        <w:t>, vol. 70, no. 8, pp. 1535–1541, Aug. 2018, doi: 10.1007/s11837-018-2981-2.</w:t>
      </w:r>
    </w:p>
    <w:p w14:paraId="72E71DC7" w14:textId="77777777" w:rsidR="001A01D7" w:rsidRDefault="001A01D7" w:rsidP="001A01D7">
      <w:pPr>
        <w:pStyle w:val="Bibliography"/>
        <w:rPr>
          <w:rFonts w:ascii="Times New Roman" w:hAnsi="Times New Roman" w:cs="Times New Roman"/>
          <w:sz w:val="24"/>
          <w:szCs w:val="24"/>
        </w:rPr>
      </w:pPr>
      <w:r>
        <w:rPr>
          <w:rFonts w:ascii="Times New Roman" w:hAnsi="Times New Roman" w:cs="Times New Roman"/>
          <w:sz w:val="24"/>
          <w:szCs w:val="24"/>
        </w:rPr>
        <w:t>[68]</w:t>
      </w:r>
      <w:r>
        <w:rPr>
          <w:rFonts w:ascii="Times New Roman" w:hAnsi="Times New Roman" w:cs="Times New Roman"/>
          <w:sz w:val="24"/>
          <w:szCs w:val="24"/>
        </w:rPr>
        <w:tab/>
        <w:t xml:space="preserve">F.-Y. Ouyang, C.-H. Chang, B.-C. You, T.-K. Yeh, and J.-J. Kai, “Effect of moisture on corrosion of Ni-based alloys in molten alkali fluoride FLiNaK salt environments,” </w:t>
      </w:r>
      <w:r>
        <w:rPr>
          <w:rFonts w:ascii="Times New Roman" w:hAnsi="Times New Roman" w:cs="Times New Roman"/>
          <w:i/>
          <w:iCs/>
          <w:sz w:val="24"/>
          <w:szCs w:val="24"/>
        </w:rPr>
        <w:t>J. Nucl. Mater.</w:t>
      </w:r>
      <w:r>
        <w:rPr>
          <w:rFonts w:ascii="Times New Roman" w:hAnsi="Times New Roman" w:cs="Times New Roman"/>
          <w:sz w:val="24"/>
          <w:szCs w:val="24"/>
        </w:rPr>
        <w:t>, vol. 437, no. 1–3, pp. 201–207, Jun. 2013, doi: 10.1016/j.jnucmat.2013.02.021.</w:t>
      </w:r>
    </w:p>
    <w:p w14:paraId="276E4F5C" w14:textId="77777777" w:rsidR="001A01D7" w:rsidRDefault="001A01D7" w:rsidP="001A01D7">
      <w:pPr>
        <w:pStyle w:val="Bibliography"/>
        <w:rPr>
          <w:rFonts w:ascii="Times New Roman" w:hAnsi="Times New Roman" w:cs="Times New Roman"/>
          <w:sz w:val="24"/>
          <w:szCs w:val="24"/>
        </w:rPr>
      </w:pPr>
      <w:r>
        <w:rPr>
          <w:rFonts w:ascii="Times New Roman" w:hAnsi="Times New Roman" w:cs="Times New Roman"/>
          <w:sz w:val="24"/>
          <w:szCs w:val="24"/>
        </w:rPr>
        <w:t>[69]</w:t>
      </w:r>
      <w:r>
        <w:rPr>
          <w:rFonts w:ascii="Times New Roman" w:hAnsi="Times New Roman" w:cs="Times New Roman"/>
          <w:sz w:val="24"/>
          <w:szCs w:val="24"/>
        </w:rPr>
        <w:tab/>
        <w:t>L. S. Richardson, D. C. Vreeland, and W. D. Manly, “Corrosion by molten fluorides,” p. 25, Mar. 1952.</w:t>
      </w:r>
    </w:p>
    <w:p w14:paraId="4DE73DD5" w14:textId="77777777" w:rsidR="001A01D7" w:rsidRDefault="001A01D7" w:rsidP="001A01D7">
      <w:pPr>
        <w:pStyle w:val="Bibliography"/>
        <w:rPr>
          <w:rFonts w:ascii="Times New Roman" w:hAnsi="Times New Roman" w:cs="Times New Roman"/>
          <w:sz w:val="24"/>
          <w:szCs w:val="24"/>
        </w:rPr>
      </w:pPr>
      <w:r>
        <w:rPr>
          <w:rFonts w:ascii="Times New Roman" w:hAnsi="Times New Roman" w:cs="Times New Roman"/>
          <w:sz w:val="24"/>
          <w:szCs w:val="24"/>
        </w:rPr>
        <w:t>[70]</w:t>
      </w:r>
      <w:r>
        <w:rPr>
          <w:rFonts w:ascii="Times New Roman" w:hAnsi="Times New Roman" w:cs="Times New Roman"/>
          <w:sz w:val="24"/>
          <w:szCs w:val="24"/>
        </w:rPr>
        <w:tab/>
        <w:t xml:space="preserve">J. I. Robson, L. K. Gohar, M. D. Hurley, K. P. Shine, and T. J. Wallington, “Revised IR spectrum, radiative efficiency and global warming potential of nitrogen trifluoride: REVISED IR SPECTRUM OF NF </w:t>
      </w:r>
      <w:r>
        <w:rPr>
          <w:rFonts w:ascii="Times New Roman" w:hAnsi="Times New Roman" w:cs="Times New Roman"/>
          <w:sz w:val="24"/>
          <w:szCs w:val="24"/>
          <w:vertAlign w:val="subscript"/>
        </w:rPr>
        <w:t>3</w:t>
      </w:r>
      <w:r>
        <w:rPr>
          <w:rFonts w:ascii="Times New Roman" w:hAnsi="Times New Roman" w:cs="Times New Roman"/>
          <w:sz w:val="24"/>
          <w:szCs w:val="24"/>
        </w:rPr>
        <w:t xml:space="preserve">,” </w:t>
      </w:r>
      <w:r>
        <w:rPr>
          <w:rFonts w:ascii="Times New Roman" w:hAnsi="Times New Roman" w:cs="Times New Roman"/>
          <w:i/>
          <w:iCs/>
          <w:sz w:val="24"/>
          <w:szCs w:val="24"/>
        </w:rPr>
        <w:t>Geophys. Res. Lett.</w:t>
      </w:r>
      <w:r>
        <w:rPr>
          <w:rFonts w:ascii="Times New Roman" w:hAnsi="Times New Roman" w:cs="Times New Roman"/>
          <w:sz w:val="24"/>
          <w:szCs w:val="24"/>
        </w:rPr>
        <w:t>, vol. 33, no. 10, p. n/a-n/a, May 2006, doi: 10.1029/2006GL026210.</w:t>
      </w:r>
    </w:p>
    <w:p w14:paraId="3B3C042C" w14:textId="77777777" w:rsidR="001A01D7" w:rsidRDefault="001A01D7" w:rsidP="001A01D7">
      <w:pPr>
        <w:pStyle w:val="Bibliography"/>
        <w:rPr>
          <w:rFonts w:ascii="Times New Roman" w:hAnsi="Times New Roman" w:cs="Times New Roman"/>
          <w:sz w:val="24"/>
          <w:szCs w:val="24"/>
        </w:rPr>
      </w:pPr>
      <w:r>
        <w:rPr>
          <w:rFonts w:ascii="Times New Roman" w:hAnsi="Times New Roman" w:cs="Times New Roman"/>
          <w:sz w:val="24"/>
          <w:szCs w:val="24"/>
        </w:rPr>
        <w:t>[71]</w:t>
      </w:r>
      <w:r>
        <w:rPr>
          <w:rFonts w:ascii="Times New Roman" w:hAnsi="Times New Roman" w:cs="Times New Roman"/>
          <w:sz w:val="24"/>
          <w:szCs w:val="24"/>
        </w:rPr>
        <w:tab/>
        <w:t xml:space="preserve">R. D. Scheele, A. M. Casella, and B. K. McNamara, “Use of Nitrogen Trifluoride To Purify Molten Salt Reactor Coolant and Heat Transfer Fluoride Salts,” </w:t>
      </w:r>
      <w:r>
        <w:rPr>
          <w:rFonts w:ascii="Times New Roman" w:hAnsi="Times New Roman" w:cs="Times New Roman"/>
          <w:i/>
          <w:iCs/>
          <w:sz w:val="24"/>
          <w:szCs w:val="24"/>
        </w:rPr>
        <w:t>Ind. Eng. Chem. Res.</w:t>
      </w:r>
      <w:r>
        <w:rPr>
          <w:rFonts w:ascii="Times New Roman" w:hAnsi="Times New Roman" w:cs="Times New Roman"/>
          <w:sz w:val="24"/>
          <w:szCs w:val="24"/>
        </w:rPr>
        <w:t>, vol. 56, no. 19, pp. 5505–5515, May 2017, doi: 10.1021/acs.iecr.7b00374.</w:t>
      </w:r>
    </w:p>
    <w:p w14:paraId="0878E620" w14:textId="77777777" w:rsidR="001A01D7" w:rsidRDefault="001A01D7" w:rsidP="001A01D7">
      <w:pPr>
        <w:pStyle w:val="Bibliography"/>
        <w:rPr>
          <w:rFonts w:ascii="Times New Roman" w:hAnsi="Times New Roman" w:cs="Times New Roman"/>
          <w:sz w:val="24"/>
          <w:szCs w:val="24"/>
        </w:rPr>
      </w:pPr>
      <w:r>
        <w:rPr>
          <w:rFonts w:ascii="Times New Roman" w:hAnsi="Times New Roman" w:cs="Times New Roman"/>
          <w:sz w:val="24"/>
          <w:szCs w:val="24"/>
        </w:rPr>
        <w:t>[72]</w:t>
      </w:r>
      <w:r>
        <w:rPr>
          <w:rFonts w:ascii="Times New Roman" w:hAnsi="Times New Roman" w:cs="Times New Roman"/>
          <w:sz w:val="24"/>
          <w:szCs w:val="24"/>
        </w:rPr>
        <w:tab/>
        <w:t>D. Williams and P. Britt, “Technology and Applied R&amp;D Needs for Molten Salt Chemistry,” Oak Ridge National Lab, 2017.</w:t>
      </w:r>
    </w:p>
    <w:p w14:paraId="212120CF" w14:textId="77777777" w:rsidR="001A01D7" w:rsidRDefault="001A01D7" w:rsidP="001A01D7">
      <w:pPr>
        <w:pStyle w:val="Bibliography"/>
        <w:rPr>
          <w:rFonts w:ascii="Times New Roman" w:hAnsi="Times New Roman" w:cs="Times New Roman"/>
          <w:sz w:val="24"/>
          <w:szCs w:val="24"/>
        </w:rPr>
      </w:pPr>
      <w:r>
        <w:rPr>
          <w:rFonts w:ascii="Times New Roman" w:hAnsi="Times New Roman" w:cs="Times New Roman"/>
          <w:sz w:val="24"/>
          <w:szCs w:val="24"/>
        </w:rPr>
        <w:t>[73]</w:t>
      </w:r>
      <w:r>
        <w:rPr>
          <w:rFonts w:ascii="Times New Roman" w:hAnsi="Times New Roman" w:cs="Times New Roman"/>
          <w:sz w:val="24"/>
          <w:szCs w:val="24"/>
        </w:rPr>
        <w:tab/>
        <w:t>E. F. Joseph, F. L. Daley, B. A. Hannaford, and E. L. Youngblood, “Aircraft Nuclear Propulsion Fluoride Fuel Preparation Facility,” Oak Ridge National Lab, Jun. 1954.</w:t>
      </w:r>
    </w:p>
    <w:p w14:paraId="0EF46E1C" w14:textId="77777777" w:rsidR="001A01D7" w:rsidRDefault="001A01D7" w:rsidP="001A01D7">
      <w:pPr>
        <w:pStyle w:val="Bibliography"/>
        <w:rPr>
          <w:rFonts w:ascii="Times New Roman" w:hAnsi="Times New Roman" w:cs="Times New Roman"/>
          <w:sz w:val="24"/>
          <w:szCs w:val="24"/>
        </w:rPr>
      </w:pPr>
      <w:r>
        <w:rPr>
          <w:rFonts w:ascii="Times New Roman" w:hAnsi="Times New Roman" w:cs="Times New Roman"/>
          <w:sz w:val="24"/>
          <w:szCs w:val="24"/>
        </w:rPr>
        <w:t>[74]</w:t>
      </w:r>
      <w:r>
        <w:rPr>
          <w:rFonts w:ascii="Times New Roman" w:hAnsi="Times New Roman" w:cs="Times New Roman"/>
          <w:sz w:val="24"/>
          <w:szCs w:val="24"/>
        </w:rPr>
        <w:tab/>
        <w:t xml:space="preserve">J. Braunstein, G. Mamantov, and G. P. Smith, Eds., </w:t>
      </w:r>
      <w:r>
        <w:rPr>
          <w:rFonts w:ascii="Times New Roman" w:hAnsi="Times New Roman" w:cs="Times New Roman"/>
          <w:i/>
          <w:iCs/>
          <w:sz w:val="24"/>
          <w:szCs w:val="24"/>
        </w:rPr>
        <w:t>Advances in Molten Salt Chemistry</w:t>
      </w:r>
      <w:r>
        <w:rPr>
          <w:rFonts w:ascii="Times New Roman" w:hAnsi="Times New Roman" w:cs="Times New Roman"/>
          <w:sz w:val="24"/>
          <w:szCs w:val="24"/>
        </w:rPr>
        <w:t>. Boston, MA: Springer US, 1975. doi: 10.1007/978-1-4615-8270-0.</w:t>
      </w:r>
    </w:p>
    <w:p w14:paraId="68F1B8FD" w14:textId="6812B8F8" w:rsidR="008F4BE6" w:rsidRPr="008F4BE6" w:rsidRDefault="006763DF" w:rsidP="00284BEE">
      <w:pPr>
        <w:rPr>
          <w:rFonts w:ascii="Times New Roman" w:hAnsi="Times New Roman" w:cs="Times New Roman"/>
          <w:sz w:val="24"/>
          <w:szCs w:val="24"/>
        </w:rPr>
      </w:pPr>
      <w:r>
        <w:rPr>
          <w:rFonts w:ascii="Times New Roman" w:hAnsi="Times New Roman" w:cs="Times New Roman"/>
          <w:sz w:val="24"/>
          <w:szCs w:val="24"/>
        </w:rPr>
        <w:fldChar w:fldCharType="end"/>
      </w:r>
    </w:p>
    <w:sectPr w:rsidR="008F4BE6" w:rsidRPr="008F4BE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kylestrattonwilliams@gmail.com" w:date="2021-05-26T20:10:00Z" w:initials="k">
    <w:p w14:paraId="5474397F" w14:textId="73AAF140" w:rsidR="002B21C0" w:rsidRDefault="002B21C0">
      <w:pPr>
        <w:pStyle w:val="CommentText"/>
        <w:rPr>
          <w:rStyle w:val="CommentReference"/>
        </w:rPr>
      </w:pPr>
      <w:r>
        <w:rPr>
          <w:rStyle w:val="CommentReference"/>
        </w:rPr>
        <w:annotationRef/>
      </w:r>
      <w:r w:rsidR="00CB43CC">
        <w:rPr>
          <w:rStyle w:val="CommentReference"/>
        </w:rPr>
        <w:t>Broad Comments:</w:t>
      </w:r>
    </w:p>
    <w:p w14:paraId="7FF611F1" w14:textId="77777777" w:rsidR="00C74710" w:rsidRDefault="00C74710">
      <w:pPr>
        <w:pStyle w:val="CommentText"/>
        <w:rPr>
          <w:rStyle w:val="CommentReference"/>
        </w:rPr>
      </w:pPr>
    </w:p>
    <w:p w14:paraId="61E4C6BC" w14:textId="1E1B47C2" w:rsidR="00CB43CC" w:rsidRDefault="00CB43CC">
      <w:pPr>
        <w:pStyle w:val="CommentText"/>
        <w:rPr>
          <w:rStyle w:val="CommentReference"/>
        </w:rPr>
      </w:pPr>
      <w:r>
        <w:rPr>
          <w:rStyle w:val="CommentReference"/>
        </w:rPr>
        <w:t>Read through the little things on the MSRE and Aircraft Nuclear Propulsion stuff</w:t>
      </w:r>
    </w:p>
    <w:p w14:paraId="179CA509" w14:textId="77777777" w:rsidR="00C74710" w:rsidRDefault="00C74710">
      <w:pPr>
        <w:pStyle w:val="CommentText"/>
        <w:rPr>
          <w:rStyle w:val="CommentReference"/>
        </w:rPr>
      </w:pPr>
    </w:p>
    <w:p w14:paraId="52895B26" w14:textId="77777777" w:rsidR="00121C20" w:rsidRDefault="00121C20">
      <w:pPr>
        <w:pStyle w:val="CommentText"/>
        <w:rPr>
          <w:rStyle w:val="CommentReference"/>
        </w:rPr>
      </w:pPr>
      <w:r>
        <w:rPr>
          <w:rStyle w:val="CommentReference"/>
        </w:rPr>
        <w:t>Call out if there is insufficient data on a subject</w:t>
      </w:r>
    </w:p>
    <w:p w14:paraId="4E5D28A9" w14:textId="77777777" w:rsidR="00C74710" w:rsidRDefault="00C74710">
      <w:pPr>
        <w:pStyle w:val="CommentText"/>
        <w:rPr>
          <w:rStyle w:val="CommentReference"/>
        </w:rPr>
      </w:pPr>
    </w:p>
    <w:p w14:paraId="7EE3D53E" w14:textId="5751E34D" w:rsidR="00C74710" w:rsidRDefault="00C74710">
      <w:pPr>
        <w:pStyle w:val="CommentText"/>
      </w:pPr>
      <w:r>
        <w:rPr>
          <w:rStyle w:val="CommentReference"/>
        </w:rPr>
        <w:t>Look at effect of contaminants on chloride and other salt types</w:t>
      </w:r>
    </w:p>
  </w:comment>
  <w:comment w:id="10" w:author="Raiman, Stephen S" w:date="2021-03-08T10:28:00Z" w:initials="RSS">
    <w:p w14:paraId="25A3231D" w14:textId="7027FCB2" w:rsidR="002146C7" w:rsidRDefault="002146C7">
      <w:pPr>
        <w:pStyle w:val="CommentText"/>
      </w:pPr>
      <w:r>
        <w:rPr>
          <w:rStyle w:val="CommentReference"/>
        </w:rPr>
        <w:annotationRef/>
      </w:r>
      <w:r>
        <w:t>Ref?</w:t>
      </w:r>
    </w:p>
  </w:comment>
  <w:comment w:id="11" w:author="Raiman, Stephen S" w:date="2021-03-08T10:29:00Z" w:initials="RSS">
    <w:p w14:paraId="49163173" w14:textId="1A8359D9" w:rsidR="002146C7" w:rsidRDefault="002146C7">
      <w:pPr>
        <w:pStyle w:val="CommentText"/>
      </w:pPr>
      <w:r>
        <w:rPr>
          <w:rStyle w:val="CommentReference"/>
        </w:rPr>
        <w:annotationRef/>
      </w:r>
      <w:r>
        <w:t>What do you mean by neutral? Lewis acidity? If so, need ref</w:t>
      </w:r>
    </w:p>
  </w:comment>
  <w:comment w:id="12" w:author="Raiman, Stephen S" w:date="2021-03-08T10:30:00Z" w:initials="RSS">
    <w:p w14:paraId="3C1A9B8B" w14:textId="4A5B10B3" w:rsidR="002146C7" w:rsidRDefault="002146C7">
      <w:pPr>
        <w:pStyle w:val="CommentText"/>
      </w:pPr>
      <w:r>
        <w:rPr>
          <w:rStyle w:val="CommentReference"/>
        </w:rPr>
        <w:annotationRef/>
      </w:r>
      <w:r>
        <w:t>Define acronym at first use</w:t>
      </w:r>
    </w:p>
  </w:comment>
  <w:comment w:id="14" w:author="Raiman, Stephen S" w:date="2021-03-08T11:11:00Z" w:initials="RSS">
    <w:p w14:paraId="082964A3" w14:textId="0F248D33" w:rsidR="002146C7" w:rsidRDefault="002146C7">
      <w:pPr>
        <w:pStyle w:val="CommentText"/>
      </w:pPr>
      <w:r>
        <w:rPr>
          <w:rStyle w:val="CommentReference"/>
        </w:rPr>
        <w:annotationRef/>
      </w:r>
      <w:r>
        <w:t>ref</w:t>
      </w:r>
    </w:p>
  </w:comment>
  <w:comment w:id="15" w:author="Raiman, Stephen S" w:date="2021-03-08T11:11:00Z" w:initials="RSS">
    <w:p w14:paraId="191C576F" w14:textId="6872B77E" w:rsidR="002146C7" w:rsidRDefault="002146C7">
      <w:pPr>
        <w:pStyle w:val="CommentText"/>
      </w:pPr>
      <w:r>
        <w:rPr>
          <w:rStyle w:val="CommentReference"/>
        </w:rPr>
        <w:annotationRef/>
      </w:r>
      <w:r>
        <w:t>ref</w:t>
      </w:r>
    </w:p>
  </w:comment>
  <w:comment w:id="16" w:author="Raiman, Stephen S" w:date="2021-03-08T11:12:00Z" w:initials="RSS">
    <w:p w14:paraId="13F6411B" w14:textId="2C9FA791" w:rsidR="002146C7" w:rsidRDefault="002146C7">
      <w:pPr>
        <w:pStyle w:val="CommentText"/>
      </w:pPr>
      <w:r>
        <w:rPr>
          <w:rStyle w:val="CommentReference"/>
        </w:rPr>
        <w:annotationRef/>
      </w:r>
      <w:r>
        <w:t>I’m not sure I agree with this. Ref?</w:t>
      </w:r>
    </w:p>
  </w:comment>
  <w:comment w:id="21" w:author="Raiman, Stephen S" w:date="2021-03-08T11:13:00Z" w:initials="RSS">
    <w:p w14:paraId="03EC3720" w14:textId="2B3E8E90" w:rsidR="002146C7" w:rsidRDefault="002146C7">
      <w:pPr>
        <w:pStyle w:val="CommentText"/>
      </w:pPr>
      <w:r>
        <w:rPr>
          <w:rStyle w:val="CommentReference"/>
        </w:rPr>
        <w:annotationRef/>
      </w:r>
      <w:r>
        <w:t>Largest? In size? Abundance? Importance?</w:t>
      </w:r>
    </w:p>
  </w:comment>
  <w:comment w:id="22" w:author="Raiman, Stephen S" w:date="2021-03-08T11:13:00Z" w:initials="RSS">
    <w:p w14:paraId="19EFE941" w14:textId="74B01788" w:rsidR="002146C7" w:rsidRDefault="002146C7">
      <w:pPr>
        <w:pStyle w:val="CommentText"/>
      </w:pPr>
      <w:r>
        <w:rPr>
          <w:rStyle w:val="CommentReference"/>
        </w:rPr>
        <w:annotationRef/>
      </w:r>
      <w:r>
        <w:t>Is this your opinion or a fact?</w:t>
      </w:r>
    </w:p>
  </w:comment>
  <w:comment w:id="24" w:author="Raiman, Stephen S" w:date="2021-03-08T11:15:00Z" w:initials="RSS">
    <w:p w14:paraId="12EA9789" w14:textId="771EF0B5" w:rsidR="002146C7" w:rsidRDefault="002146C7">
      <w:pPr>
        <w:pStyle w:val="CommentText"/>
      </w:pPr>
      <w:r>
        <w:rPr>
          <w:rStyle w:val="CommentReference"/>
        </w:rPr>
        <w:annotationRef/>
      </w:r>
      <w:r>
        <w:t>Ref? Be careful telling me things that will happen. We don’t really know. Better language is “[scientist] et al. found that [a thing happened] in [some conditions].</w:t>
      </w:r>
    </w:p>
  </w:comment>
  <w:comment w:id="25" w:author="Raiman, Stephen S" w:date="2021-03-08T11:28:00Z" w:initials="RSS">
    <w:p w14:paraId="53061AF1" w14:textId="55B4BE95" w:rsidR="002146C7" w:rsidRDefault="002146C7">
      <w:pPr>
        <w:pStyle w:val="CommentText"/>
      </w:pPr>
      <w:r>
        <w:rPr>
          <w:rStyle w:val="CommentReference"/>
        </w:rPr>
        <w:annotationRef/>
      </w:r>
      <w:r>
        <w:t>I appreciate the humorous tone, but need to be precise</w:t>
      </w:r>
    </w:p>
  </w:comment>
  <w:comment w:id="28" w:author="Raiman, Stephen S" w:date="2021-03-08T11:31:00Z" w:initials="RSS">
    <w:p w14:paraId="493968B9" w14:textId="1A3383BB" w:rsidR="002146C7" w:rsidRDefault="002146C7">
      <w:pPr>
        <w:pStyle w:val="CommentText"/>
      </w:pPr>
      <w:r>
        <w:rPr>
          <w:rStyle w:val="CommentReference"/>
        </w:rPr>
        <w:annotationRef/>
      </w:r>
      <w:r>
        <w:t>How high?</w:t>
      </w:r>
    </w:p>
  </w:comment>
  <w:comment w:id="29" w:author="Raiman, Stephen S" w:date="2021-03-08T11:31:00Z" w:initials="RSS">
    <w:p w14:paraId="66267253" w14:textId="4CF1AF3E" w:rsidR="002146C7" w:rsidRDefault="002146C7">
      <w:pPr>
        <w:pStyle w:val="CommentText"/>
      </w:pPr>
      <w:r>
        <w:rPr>
          <w:rStyle w:val="CommentReference"/>
        </w:rPr>
        <w:annotationRef/>
      </w:r>
      <w:r>
        <w:t>Imprecise terms</w:t>
      </w:r>
    </w:p>
  </w:comment>
  <w:comment w:id="32" w:author="Raiman, Stephen S" w:date="2021-03-08T11:32:00Z" w:initials="RSS">
    <w:p w14:paraId="7FFC1649" w14:textId="09F98EC9" w:rsidR="002146C7" w:rsidRDefault="002146C7">
      <w:pPr>
        <w:pStyle w:val="CommentText"/>
      </w:pPr>
      <w:r>
        <w:rPr>
          <w:rStyle w:val="CommentReference"/>
        </w:rPr>
        <w:annotationRef/>
      </w:r>
      <w:r>
        <w:t>What’s a structural metal?</w:t>
      </w:r>
    </w:p>
  </w:comment>
  <w:comment w:id="33" w:author="Raiman, Stephen S" w:date="2021-03-08T11:33:00Z" w:initials="RSS">
    <w:p w14:paraId="45E770E3" w14:textId="6B09F0B5" w:rsidR="002146C7" w:rsidRDefault="002146C7">
      <w:pPr>
        <w:pStyle w:val="CommentText"/>
      </w:pPr>
      <w:r>
        <w:rPr>
          <w:rStyle w:val="CommentReference"/>
        </w:rPr>
        <w:annotationRef/>
      </w:r>
      <w:r>
        <w:t>ref</w:t>
      </w:r>
    </w:p>
  </w:comment>
  <w:comment w:id="34" w:author="Raiman, Stephen S" w:date="2021-03-08T11:33:00Z" w:initials="RSS">
    <w:p w14:paraId="77643C19" w14:textId="5E05B1FA" w:rsidR="002146C7" w:rsidRDefault="002146C7">
      <w:pPr>
        <w:pStyle w:val="CommentText"/>
      </w:pPr>
      <w:r>
        <w:rPr>
          <w:rStyle w:val="CommentReference"/>
        </w:rPr>
        <w:annotationRef/>
      </w:r>
      <w:r>
        <w:t>this is confusing</w:t>
      </w:r>
    </w:p>
  </w:comment>
  <w:comment w:id="37" w:author="Raiman, Stephen S" w:date="2021-03-08T11:34:00Z" w:initials="RSS">
    <w:p w14:paraId="0650A737" w14:textId="76D07ED2" w:rsidR="002146C7" w:rsidRDefault="002146C7">
      <w:pPr>
        <w:pStyle w:val="CommentText"/>
      </w:pPr>
      <w:r>
        <w:rPr>
          <w:rStyle w:val="CommentReference"/>
        </w:rPr>
        <w:annotationRef/>
      </w:r>
      <w:r>
        <w:t>“dissolution” has a precise meaning. Is it correct here?</w:t>
      </w:r>
    </w:p>
  </w:comment>
  <w:comment w:id="55" w:author="Raiman, Stephen S" w:date="2021-03-08T12:58:00Z" w:initials="RSS">
    <w:p w14:paraId="5CE38FD0" w14:textId="3304A1D0" w:rsidR="00ED6DA8" w:rsidRDefault="00ED6DA8">
      <w:pPr>
        <w:pStyle w:val="CommentText"/>
      </w:pPr>
      <w:r>
        <w:rPr>
          <w:rStyle w:val="CommentReference"/>
        </w:rPr>
        <w:annotationRef/>
      </w:r>
      <w:r>
        <w:t>I assume this is a place-holder for more to be filled in</w:t>
      </w:r>
    </w:p>
  </w:comment>
  <w:comment w:id="56" w:author="Raiman, Stephen S" w:date="2021-03-08T12:59:00Z" w:initials="RSS">
    <w:p w14:paraId="53C073F1" w14:textId="5306986C" w:rsidR="00ED6DA8" w:rsidRDefault="00ED6DA8">
      <w:pPr>
        <w:pStyle w:val="CommentText"/>
      </w:pPr>
      <w:r>
        <w:rPr>
          <w:rStyle w:val="CommentReference"/>
        </w:rPr>
        <w:annotationRef/>
      </w:r>
      <w:r>
        <w:t>What does it mean to be a more effective fluorinator? Be more precise than “effective”</w:t>
      </w:r>
    </w:p>
  </w:comment>
  <w:comment w:id="57" w:author="Raiman, Stephen S" w:date="2021-03-08T13:00:00Z" w:initials="RSS">
    <w:p w14:paraId="3F1239F5" w14:textId="3B7D1663" w:rsidR="00ED6DA8" w:rsidRDefault="00ED6DA8">
      <w:pPr>
        <w:pStyle w:val="CommentText"/>
      </w:pPr>
      <w:r>
        <w:rPr>
          <w:rStyle w:val="CommentReference"/>
        </w:rPr>
        <w:annotationRef/>
      </w:r>
      <w:r>
        <w:t>Subject-verb disagreement</w:t>
      </w:r>
    </w:p>
  </w:comment>
  <w:comment w:id="58" w:author="Raiman, Stephen S" w:date="2021-03-08T13:00:00Z" w:initials="RSS">
    <w:p w14:paraId="48D0A7A9" w14:textId="2FDBA7DC" w:rsidR="00ED6DA8" w:rsidRDefault="00ED6DA8">
      <w:pPr>
        <w:pStyle w:val="CommentText"/>
      </w:pPr>
      <w:r>
        <w:rPr>
          <w:rStyle w:val="CommentReference"/>
        </w:rPr>
        <w:annotationRef/>
      </w:r>
      <w:r>
        <w:t>What is this useful?</w:t>
      </w:r>
    </w:p>
  </w:comment>
  <w:comment w:id="66" w:author="Raiman, Stephen S" w:date="2021-03-08T13:04:00Z" w:initials="RSS">
    <w:p w14:paraId="786F973A" w14:textId="3C49CEC7" w:rsidR="002A44AB" w:rsidRDefault="002A44AB">
      <w:pPr>
        <w:pStyle w:val="CommentText"/>
      </w:pPr>
      <w:r>
        <w:rPr>
          <w:rStyle w:val="CommentReference"/>
        </w:rPr>
        <w:annotationRef/>
      </w:r>
      <w:r>
        <w:t>ref</w:t>
      </w:r>
    </w:p>
  </w:comment>
  <w:comment w:id="71" w:author="Raiman, Stephen S" w:date="2021-03-08T13:03:00Z" w:initials="RSS">
    <w:p w14:paraId="3384523E" w14:textId="11C61DBD" w:rsidR="002A44AB" w:rsidRDefault="002A44AB">
      <w:pPr>
        <w:pStyle w:val="CommentText"/>
      </w:pPr>
      <w:r>
        <w:rPr>
          <w:rStyle w:val="CommentReference"/>
        </w:rPr>
        <w:annotationRef/>
      </w:r>
      <w:r>
        <w:t>ref? also elaborate</w:t>
      </w:r>
    </w:p>
  </w:comment>
  <w:comment w:id="72" w:author="Raiman, Stephen S" w:date="2021-03-08T13:04:00Z" w:initials="RSS">
    <w:p w14:paraId="37CDC8F0" w14:textId="79A599D7" w:rsidR="00615A1A" w:rsidRDefault="00615A1A">
      <w:pPr>
        <w:pStyle w:val="CommentText"/>
      </w:pPr>
      <w:r>
        <w:rPr>
          <w:rStyle w:val="CommentReference"/>
        </w:rPr>
        <w:annotationRef/>
      </w:r>
      <w:r>
        <w:t>ref</w:t>
      </w:r>
    </w:p>
  </w:comment>
  <w:comment w:id="77" w:author="Raiman, Stephen S" w:date="2021-03-08T13:05:00Z" w:initials="RSS">
    <w:p w14:paraId="38A8A725" w14:textId="706B11E3" w:rsidR="00615A1A" w:rsidRDefault="00615A1A">
      <w:pPr>
        <w:pStyle w:val="CommentText"/>
      </w:pPr>
      <w:r>
        <w:rPr>
          <w:rStyle w:val="CommentReference"/>
        </w:rPr>
        <w:annotationRef/>
      </w:r>
      <w:r>
        <w:t>significant in terms of what? Current use? Potential as a greenhouse gas?</w:t>
      </w:r>
    </w:p>
  </w:comment>
  <w:comment w:id="79" w:author="Raiman, Stephen S" w:date="2021-03-08T13:06:00Z" w:initials="RSS">
    <w:p w14:paraId="569A1D49" w14:textId="0A18B93F" w:rsidR="00615A1A" w:rsidRDefault="00615A1A">
      <w:pPr>
        <w:pStyle w:val="CommentText"/>
      </w:pPr>
      <w:r>
        <w:rPr>
          <w:rStyle w:val="CommentReference"/>
        </w:rPr>
        <w:annotationRef/>
      </w:r>
      <w:r>
        <w:t>Ref?</w:t>
      </w:r>
    </w:p>
  </w:comment>
  <w:comment w:id="90" w:author="kylestrattonwilliams@gmail.com" w:date="2021-05-31T20:48:00Z" w:initials="k">
    <w:p w14:paraId="2F73E91C" w14:textId="39F7697B" w:rsidR="005465A8" w:rsidRDefault="005465A8">
      <w:pPr>
        <w:pStyle w:val="CommentText"/>
      </w:pPr>
      <w:r>
        <w:rPr>
          <w:rStyle w:val="CommentReference"/>
        </w:rPr>
        <w:annotationRef/>
      </w:r>
      <w:r>
        <w:t xml:space="preserve"> Please let me know if you want any speculation removed</w:t>
      </w:r>
    </w:p>
  </w:comment>
  <w:comment w:id="91" w:author="kylestrattonwilliams@gmail.com" w:date="2021-05-31T20:50:00Z" w:initials="k">
    <w:p w14:paraId="67A2B5B5" w14:textId="60430CAE" w:rsidR="005465A8" w:rsidRDefault="005465A8">
      <w:pPr>
        <w:pStyle w:val="CommentText"/>
      </w:pPr>
      <w:r>
        <w:rPr>
          <w:rStyle w:val="CommentReference"/>
        </w:rPr>
        <w:annotationRef/>
      </w:r>
      <w:r>
        <w:t>Please let me know if you want any speculation removed</w:t>
      </w:r>
    </w:p>
  </w:comment>
  <w:comment w:id="92" w:author="kylestrattonwilliams@gmail.com" w:date="2021-05-31T22:07:00Z" w:initials="k">
    <w:p w14:paraId="611729B1" w14:textId="43B47467" w:rsidR="00A7263E" w:rsidRDefault="00A7263E">
      <w:pPr>
        <w:pStyle w:val="CommentText"/>
      </w:pPr>
      <w:r>
        <w:rPr>
          <w:rStyle w:val="CommentReference"/>
        </w:rPr>
        <w:annotationRef/>
      </w:r>
      <w:r>
        <w:t>This info is just from the sds for ammonium bifluoride so do I need to site one of the sds as a reference?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EE3D53E" w15:done="0"/>
  <w15:commentEx w15:paraId="25A3231D" w15:done="0"/>
  <w15:commentEx w15:paraId="49163173" w15:done="0"/>
  <w15:commentEx w15:paraId="3C1A9B8B" w15:done="0"/>
  <w15:commentEx w15:paraId="082964A3" w15:done="0"/>
  <w15:commentEx w15:paraId="191C576F" w15:done="0"/>
  <w15:commentEx w15:paraId="13F6411B" w15:done="0"/>
  <w15:commentEx w15:paraId="03EC3720" w15:done="0"/>
  <w15:commentEx w15:paraId="19EFE941" w15:done="0"/>
  <w15:commentEx w15:paraId="12EA9789" w15:done="0"/>
  <w15:commentEx w15:paraId="53061AF1" w15:done="0"/>
  <w15:commentEx w15:paraId="493968B9" w15:done="0"/>
  <w15:commentEx w15:paraId="66267253" w15:done="0"/>
  <w15:commentEx w15:paraId="7FFC1649" w15:done="0"/>
  <w15:commentEx w15:paraId="45E770E3" w15:done="0"/>
  <w15:commentEx w15:paraId="77643C19" w15:done="0"/>
  <w15:commentEx w15:paraId="0650A737" w15:done="0"/>
  <w15:commentEx w15:paraId="5CE38FD0" w15:done="0"/>
  <w15:commentEx w15:paraId="53C073F1" w15:done="0"/>
  <w15:commentEx w15:paraId="3F1239F5" w15:done="0"/>
  <w15:commentEx w15:paraId="48D0A7A9" w15:done="0"/>
  <w15:commentEx w15:paraId="786F973A" w15:done="0"/>
  <w15:commentEx w15:paraId="3384523E" w15:done="0"/>
  <w15:commentEx w15:paraId="37CDC8F0" w15:done="0"/>
  <w15:commentEx w15:paraId="38A8A725" w15:done="0"/>
  <w15:commentEx w15:paraId="569A1D49" w15:done="0"/>
  <w15:commentEx w15:paraId="2F73E91C" w15:done="0"/>
  <w15:commentEx w15:paraId="67A2B5B5" w15:done="0"/>
  <w15:commentEx w15:paraId="611729B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45929D6" w16cex:dateUtc="2021-05-27T01:10:00Z"/>
  <w16cex:commentExtensible w16cex:durableId="23F07ADF" w16cex:dateUtc="2021-03-08T16:28:00Z"/>
  <w16cex:commentExtensible w16cex:durableId="23F07AED" w16cex:dateUtc="2021-03-08T16:29:00Z"/>
  <w16cex:commentExtensible w16cex:durableId="23F07B4F" w16cex:dateUtc="2021-03-08T16:30:00Z"/>
  <w16cex:commentExtensible w16cex:durableId="23F084E3" w16cex:dateUtc="2021-03-08T17:11:00Z"/>
  <w16cex:commentExtensible w16cex:durableId="23F084EB" w16cex:dateUtc="2021-03-08T17:11:00Z"/>
  <w16cex:commentExtensible w16cex:durableId="23F08501" w16cex:dateUtc="2021-03-08T17:12:00Z"/>
  <w16cex:commentExtensible w16cex:durableId="23F08548" w16cex:dateUtc="2021-03-08T17:13:00Z"/>
  <w16cex:commentExtensible w16cex:durableId="23F08562" w16cex:dateUtc="2021-03-08T17:13:00Z"/>
  <w16cex:commentExtensible w16cex:durableId="23F085CA" w16cex:dateUtc="2021-03-08T17:15:00Z"/>
  <w16cex:commentExtensible w16cex:durableId="23F088EE" w16cex:dateUtc="2021-03-08T17:28:00Z"/>
  <w16cex:commentExtensible w16cex:durableId="23F08978" w16cex:dateUtc="2021-03-08T17:31:00Z"/>
  <w16cex:commentExtensible w16cex:durableId="23F089A9" w16cex:dateUtc="2021-03-08T17:31:00Z"/>
  <w16cex:commentExtensible w16cex:durableId="23F089DF" w16cex:dateUtc="2021-03-08T17:32:00Z"/>
  <w16cex:commentExtensible w16cex:durableId="23F089FF" w16cex:dateUtc="2021-03-08T17:33:00Z"/>
  <w16cex:commentExtensible w16cex:durableId="23F08A0E" w16cex:dateUtc="2021-03-08T17:33:00Z"/>
  <w16cex:commentExtensible w16cex:durableId="23F08A3B" w16cex:dateUtc="2021-03-08T17:34:00Z"/>
  <w16cex:commentExtensible w16cex:durableId="23F09DF7" w16cex:dateUtc="2021-03-08T18:58:00Z"/>
  <w16cex:commentExtensible w16cex:durableId="23F09E28" w16cex:dateUtc="2021-03-08T18:59:00Z"/>
  <w16cex:commentExtensible w16cex:durableId="23F09E50" w16cex:dateUtc="2021-03-08T19:00:00Z"/>
  <w16cex:commentExtensible w16cex:durableId="23F09E7D" w16cex:dateUtc="2021-03-08T19:00:00Z"/>
  <w16cex:commentExtensible w16cex:durableId="23F09F4B" w16cex:dateUtc="2021-03-08T19:04:00Z"/>
  <w16cex:commentExtensible w16cex:durableId="23F09F22" w16cex:dateUtc="2021-03-08T19:03:00Z"/>
  <w16cex:commentExtensible w16cex:durableId="23F09F70" w16cex:dateUtc="2021-03-08T19:04:00Z"/>
  <w16cex:commentExtensible w16cex:durableId="23F09FA5" w16cex:dateUtc="2021-03-08T19:05:00Z"/>
  <w16cex:commentExtensible w16cex:durableId="23F09FBF" w16cex:dateUtc="2021-03-08T19:06:00Z"/>
  <w16cex:commentExtensible w16cex:durableId="245FCA39" w16cex:dateUtc="2021-06-01T01:48:00Z"/>
  <w16cex:commentExtensible w16cex:durableId="245FCA88" w16cex:dateUtc="2021-06-01T01:50:00Z"/>
  <w16cex:commentExtensible w16cex:durableId="245FDC84" w16cex:dateUtc="2021-06-01T03: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EE3D53E" w16cid:durableId="245929D6"/>
  <w16cid:commentId w16cid:paraId="25A3231D" w16cid:durableId="23F07ADF"/>
  <w16cid:commentId w16cid:paraId="49163173" w16cid:durableId="23F07AED"/>
  <w16cid:commentId w16cid:paraId="3C1A9B8B" w16cid:durableId="23F07B4F"/>
  <w16cid:commentId w16cid:paraId="082964A3" w16cid:durableId="23F084E3"/>
  <w16cid:commentId w16cid:paraId="191C576F" w16cid:durableId="23F084EB"/>
  <w16cid:commentId w16cid:paraId="13F6411B" w16cid:durableId="23F08501"/>
  <w16cid:commentId w16cid:paraId="03EC3720" w16cid:durableId="23F08548"/>
  <w16cid:commentId w16cid:paraId="19EFE941" w16cid:durableId="23F08562"/>
  <w16cid:commentId w16cid:paraId="12EA9789" w16cid:durableId="23F085CA"/>
  <w16cid:commentId w16cid:paraId="53061AF1" w16cid:durableId="23F088EE"/>
  <w16cid:commentId w16cid:paraId="493968B9" w16cid:durableId="23F08978"/>
  <w16cid:commentId w16cid:paraId="66267253" w16cid:durableId="23F089A9"/>
  <w16cid:commentId w16cid:paraId="7FFC1649" w16cid:durableId="23F089DF"/>
  <w16cid:commentId w16cid:paraId="45E770E3" w16cid:durableId="23F089FF"/>
  <w16cid:commentId w16cid:paraId="77643C19" w16cid:durableId="23F08A0E"/>
  <w16cid:commentId w16cid:paraId="0650A737" w16cid:durableId="23F08A3B"/>
  <w16cid:commentId w16cid:paraId="5CE38FD0" w16cid:durableId="23F09DF7"/>
  <w16cid:commentId w16cid:paraId="53C073F1" w16cid:durableId="23F09E28"/>
  <w16cid:commentId w16cid:paraId="3F1239F5" w16cid:durableId="23F09E50"/>
  <w16cid:commentId w16cid:paraId="48D0A7A9" w16cid:durableId="23F09E7D"/>
  <w16cid:commentId w16cid:paraId="786F973A" w16cid:durableId="23F09F4B"/>
  <w16cid:commentId w16cid:paraId="3384523E" w16cid:durableId="23F09F22"/>
  <w16cid:commentId w16cid:paraId="37CDC8F0" w16cid:durableId="23F09F70"/>
  <w16cid:commentId w16cid:paraId="38A8A725" w16cid:durableId="23F09FA5"/>
  <w16cid:commentId w16cid:paraId="569A1D49" w16cid:durableId="23F09FBF"/>
  <w16cid:commentId w16cid:paraId="2F73E91C" w16cid:durableId="245FCA39"/>
  <w16cid:commentId w16cid:paraId="67A2B5B5" w16cid:durableId="245FCA88"/>
  <w16cid:commentId w16cid:paraId="611729B1" w16cid:durableId="245FDC8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081F84" w14:textId="77777777" w:rsidR="00FF5398" w:rsidRDefault="00FF5398" w:rsidP="00B57A9F">
      <w:pPr>
        <w:spacing w:after="0" w:line="240" w:lineRule="auto"/>
      </w:pPr>
      <w:r>
        <w:separator/>
      </w:r>
    </w:p>
  </w:endnote>
  <w:endnote w:type="continuationSeparator" w:id="0">
    <w:p w14:paraId="242FEAF8" w14:textId="77777777" w:rsidR="00FF5398" w:rsidRDefault="00FF5398" w:rsidP="00B57A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6C69C6" w14:textId="77777777" w:rsidR="00FF5398" w:rsidRDefault="00FF5398" w:rsidP="00B57A9F">
      <w:pPr>
        <w:spacing w:after="0" w:line="240" w:lineRule="auto"/>
      </w:pPr>
      <w:r>
        <w:separator/>
      </w:r>
    </w:p>
  </w:footnote>
  <w:footnote w:type="continuationSeparator" w:id="0">
    <w:p w14:paraId="62713F93" w14:textId="77777777" w:rsidR="00FF5398" w:rsidRDefault="00FF5398" w:rsidP="00B57A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2367D"/>
    <w:multiLevelType w:val="hybridMultilevel"/>
    <w:tmpl w:val="50AC67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190CDE"/>
    <w:multiLevelType w:val="hybridMultilevel"/>
    <w:tmpl w:val="91D289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2B1869"/>
    <w:multiLevelType w:val="hybridMultilevel"/>
    <w:tmpl w:val="23C0CA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D15BAD"/>
    <w:multiLevelType w:val="hybridMultilevel"/>
    <w:tmpl w:val="830CE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426FCA"/>
    <w:multiLevelType w:val="hybridMultilevel"/>
    <w:tmpl w:val="B0CAC6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231A5E"/>
    <w:multiLevelType w:val="hybridMultilevel"/>
    <w:tmpl w:val="667AAF70"/>
    <w:lvl w:ilvl="0" w:tplc="9474A620">
      <w:start w:val="1"/>
      <w:numFmt w:val="decimal"/>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936184"/>
    <w:multiLevelType w:val="hybridMultilevel"/>
    <w:tmpl w:val="BFFCB05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9727BD"/>
    <w:multiLevelType w:val="hybridMultilevel"/>
    <w:tmpl w:val="4E0A3E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E450B9"/>
    <w:multiLevelType w:val="hybridMultilevel"/>
    <w:tmpl w:val="FA7899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6756E32"/>
    <w:multiLevelType w:val="hybridMultilevel"/>
    <w:tmpl w:val="98B85C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A838FB"/>
    <w:multiLevelType w:val="hybridMultilevel"/>
    <w:tmpl w:val="6854F0C6"/>
    <w:lvl w:ilvl="0" w:tplc="9474A620">
      <w:start w:val="1"/>
      <w:numFmt w:val="decimal"/>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91E18CE"/>
    <w:multiLevelType w:val="hybridMultilevel"/>
    <w:tmpl w:val="84D0B6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F725700"/>
    <w:multiLevelType w:val="hybridMultilevel"/>
    <w:tmpl w:val="A3E29F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60463518"/>
    <w:multiLevelType w:val="hybridMultilevel"/>
    <w:tmpl w:val="32FEA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3FF6DC5"/>
    <w:multiLevelType w:val="hybridMultilevel"/>
    <w:tmpl w:val="BE50B4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AC0098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1230A33"/>
    <w:multiLevelType w:val="hybridMultilevel"/>
    <w:tmpl w:val="CD4C5F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1E47AB0"/>
    <w:multiLevelType w:val="hybridMultilevel"/>
    <w:tmpl w:val="B3405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2311D27"/>
    <w:multiLevelType w:val="hybridMultilevel"/>
    <w:tmpl w:val="99643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89951F7"/>
    <w:multiLevelType w:val="hybridMultilevel"/>
    <w:tmpl w:val="6582B8D8"/>
    <w:lvl w:ilvl="0" w:tplc="EBB2C4A2">
      <w:start w:val="1"/>
      <w:numFmt w:val="decimal"/>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96A3120"/>
    <w:multiLevelType w:val="hybridMultilevel"/>
    <w:tmpl w:val="8682D3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3580266">
    <w:abstractNumId w:val="6"/>
  </w:num>
  <w:num w:numId="2" w16cid:durableId="1003626477">
    <w:abstractNumId w:val="15"/>
  </w:num>
  <w:num w:numId="3" w16cid:durableId="362440202">
    <w:abstractNumId w:val="16"/>
  </w:num>
  <w:num w:numId="4" w16cid:durableId="1385712021">
    <w:abstractNumId w:val="12"/>
  </w:num>
  <w:num w:numId="5" w16cid:durableId="402878915">
    <w:abstractNumId w:val="9"/>
  </w:num>
  <w:num w:numId="6" w16cid:durableId="295140284">
    <w:abstractNumId w:val="7"/>
  </w:num>
  <w:num w:numId="7" w16cid:durableId="1939751501">
    <w:abstractNumId w:val="20"/>
  </w:num>
  <w:num w:numId="8" w16cid:durableId="801726449">
    <w:abstractNumId w:val="4"/>
  </w:num>
  <w:num w:numId="9" w16cid:durableId="161170144">
    <w:abstractNumId w:val="8"/>
  </w:num>
  <w:num w:numId="10" w16cid:durableId="1157841920">
    <w:abstractNumId w:val="1"/>
  </w:num>
  <w:num w:numId="11" w16cid:durableId="1218321971">
    <w:abstractNumId w:val="3"/>
  </w:num>
  <w:num w:numId="12" w16cid:durableId="442072983">
    <w:abstractNumId w:val="13"/>
  </w:num>
  <w:num w:numId="13" w16cid:durableId="1774787531">
    <w:abstractNumId w:val="18"/>
  </w:num>
  <w:num w:numId="14" w16cid:durableId="1564949296">
    <w:abstractNumId w:val="0"/>
  </w:num>
  <w:num w:numId="15" w16cid:durableId="1434398787">
    <w:abstractNumId w:val="10"/>
  </w:num>
  <w:num w:numId="16" w16cid:durableId="151332659">
    <w:abstractNumId w:val="19"/>
  </w:num>
  <w:num w:numId="17" w16cid:durableId="1408378097">
    <w:abstractNumId w:val="5"/>
  </w:num>
  <w:num w:numId="18" w16cid:durableId="761603714">
    <w:abstractNumId w:val="14"/>
  </w:num>
  <w:num w:numId="19" w16cid:durableId="1102919088">
    <w:abstractNumId w:val="2"/>
  </w:num>
  <w:num w:numId="20" w16cid:durableId="1288583006">
    <w:abstractNumId w:val="17"/>
  </w:num>
  <w:num w:numId="21" w16cid:durableId="2126656545">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ylestrattonwilliams@gmail.com">
    <w15:presenceInfo w15:providerId="Windows Live" w15:userId="78c6802edd2c6e8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61149"/>
    <w:rsid w:val="00000248"/>
    <w:rsid w:val="00000B86"/>
    <w:rsid w:val="000030B4"/>
    <w:rsid w:val="00005B37"/>
    <w:rsid w:val="00006EC8"/>
    <w:rsid w:val="00007AD7"/>
    <w:rsid w:val="0001308E"/>
    <w:rsid w:val="00015B6F"/>
    <w:rsid w:val="00015C09"/>
    <w:rsid w:val="000168DA"/>
    <w:rsid w:val="00031CD4"/>
    <w:rsid w:val="000423A7"/>
    <w:rsid w:val="00046A00"/>
    <w:rsid w:val="000474CB"/>
    <w:rsid w:val="00050D2A"/>
    <w:rsid w:val="0005212E"/>
    <w:rsid w:val="000521D1"/>
    <w:rsid w:val="00053F1F"/>
    <w:rsid w:val="0005437B"/>
    <w:rsid w:val="00054677"/>
    <w:rsid w:val="000567DE"/>
    <w:rsid w:val="0006001A"/>
    <w:rsid w:val="00060A60"/>
    <w:rsid w:val="00061257"/>
    <w:rsid w:val="00061631"/>
    <w:rsid w:val="00061F87"/>
    <w:rsid w:val="000647F0"/>
    <w:rsid w:val="00071112"/>
    <w:rsid w:val="00074290"/>
    <w:rsid w:val="00077A70"/>
    <w:rsid w:val="0008274D"/>
    <w:rsid w:val="000831E3"/>
    <w:rsid w:val="000838D2"/>
    <w:rsid w:val="00090459"/>
    <w:rsid w:val="00091E40"/>
    <w:rsid w:val="00094941"/>
    <w:rsid w:val="00094E74"/>
    <w:rsid w:val="00095204"/>
    <w:rsid w:val="00095220"/>
    <w:rsid w:val="00095296"/>
    <w:rsid w:val="00097A9C"/>
    <w:rsid w:val="00097D27"/>
    <w:rsid w:val="000A1442"/>
    <w:rsid w:val="000A5935"/>
    <w:rsid w:val="000A7CDC"/>
    <w:rsid w:val="000B4AAD"/>
    <w:rsid w:val="000B5867"/>
    <w:rsid w:val="000B7DF6"/>
    <w:rsid w:val="000C233B"/>
    <w:rsid w:val="000C71D7"/>
    <w:rsid w:val="000D00CC"/>
    <w:rsid w:val="000D1D5E"/>
    <w:rsid w:val="000D2125"/>
    <w:rsid w:val="000D379F"/>
    <w:rsid w:val="000D4535"/>
    <w:rsid w:val="000D63A9"/>
    <w:rsid w:val="000E14B8"/>
    <w:rsid w:val="000E158E"/>
    <w:rsid w:val="000E24EF"/>
    <w:rsid w:val="000E4A46"/>
    <w:rsid w:val="000E5064"/>
    <w:rsid w:val="000F0B7C"/>
    <w:rsid w:val="000F1E4F"/>
    <w:rsid w:val="000F2172"/>
    <w:rsid w:val="000F2D02"/>
    <w:rsid w:val="0011149E"/>
    <w:rsid w:val="00111EA0"/>
    <w:rsid w:val="00112DEE"/>
    <w:rsid w:val="0011326C"/>
    <w:rsid w:val="0011394A"/>
    <w:rsid w:val="00121C20"/>
    <w:rsid w:val="00123C1C"/>
    <w:rsid w:val="001244D3"/>
    <w:rsid w:val="00124555"/>
    <w:rsid w:val="00126D78"/>
    <w:rsid w:val="00130BAB"/>
    <w:rsid w:val="0013542B"/>
    <w:rsid w:val="001358A1"/>
    <w:rsid w:val="00147A4C"/>
    <w:rsid w:val="00147AB6"/>
    <w:rsid w:val="00150B62"/>
    <w:rsid w:val="00151240"/>
    <w:rsid w:val="001530F0"/>
    <w:rsid w:val="001548D9"/>
    <w:rsid w:val="00154BC4"/>
    <w:rsid w:val="00155FA6"/>
    <w:rsid w:val="00160F04"/>
    <w:rsid w:val="00161EBB"/>
    <w:rsid w:val="00163F0E"/>
    <w:rsid w:val="0016413F"/>
    <w:rsid w:val="00164860"/>
    <w:rsid w:val="00170151"/>
    <w:rsid w:val="001749CB"/>
    <w:rsid w:val="00183E27"/>
    <w:rsid w:val="00184555"/>
    <w:rsid w:val="00192012"/>
    <w:rsid w:val="00192E1A"/>
    <w:rsid w:val="00193FC8"/>
    <w:rsid w:val="001A01D7"/>
    <w:rsid w:val="001A08C2"/>
    <w:rsid w:val="001A0EBE"/>
    <w:rsid w:val="001A2CD3"/>
    <w:rsid w:val="001B1CE3"/>
    <w:rsid w:val="001B5300"/>
    <w:rsid w:val="001B56D5"/>
    <w:rsid w:val="001B7F37"/>
    <w:rsid w:val="001C440C"/>
    <w:rsid w:val="001C49C8"/>
    <w:rsid w:val="001C4D2E"/>
    <w:rsid w:val="001D485F"/>
    <w:rsid w:val="001D520C"/>
    <w:rsid w:val="001E607E"/>
    <w:rsid w:val="001E67FA"/>
    <w:rsid w:val="001E788F"/>
    <w:rsid w:val="001F2AB7"/>
    <w:rsid w:val="001F5BA0"/>
    <w:rsid w:val="001F69C9"/>
    <w:rsid w:val="001F6E9D"/>
    <w:rsid w:val="001F74C9"/>
    <w:rsid w:val="0020376E"/>
    <w:rsid w:val="00203BE6"/>
    <w:rsid w:val="00203E4F"/>
    <w:rsid w:val="0020475E"/>
    <w:rsid w:val="00205235"/>
    <w:rsid w:val="00205A98"/>
    <w:rsid w:val="00206D1C"/>
    <w:rsid w:val="0021127E"/>
    <w:rsid w:val="00211CDC"/>
    <w:rsid w:val="00212F5F"/>
    <w:rsid w:val="002146C7"/>
    <w:rsid w:val="00214E98"/>
    <w:rsid w:val="0021546D"/>
    <w:rsid w:val="002157E2"/>
    <w:rsid w:val="00216F00"/>
    <w:rsid w:val="002211A2"/>
    <w:rsid w:val="00221F9E"/>
    <w:rsid w:val="00222E8E"/>
    <w:rsid w:val="00223659"/>
    <w:rsid w:val="00227C63"/>
    <w:rsid w:val="002330DB"/>
    <w:rsid w:val="002340C4"/>
    <w:rsid w:val="002361D5"/>
    <w:rsid w:val="00243A43"/>
    <w:rsid w:val="00245EC9"/>
    <w:rsid w:val="00247820"/>
    <w:rsid w:val="00252DAE"/>
    <w:rsid w:val="002554DA"/>
    <w:rsid w:val="00257183"/>
    <w:rsid w:val="00262451"/>
    <w:rsid w:val="00265A44"/>
    <w:rsid w:val="002716E0"/>
    <w:rsid w:val="002738A6"/>
    <w:rsid w:val="00275176"/>
    <w:rsid w:val="0028018E"/>
    <w:rsid w:val="002801B3"/>
    <w:rsid w:val="00280A4F"/>
    <w:rsid w:val="00283A12"/>
    <w:rsid w:val="00283A92"/>
    <w:rsid w:val="0028404B"/>
    <w:rsid w:val="00284BEE"/>
    <w:rsid w:val="002912CA"/>
    <w:rsid w:val="00291424"/>
    <w:rsid w:val="002960E5"/>
    <w:rsid w:val="002A20E3"/>
    <w:rsid w:val="002A357D"/>
    <w:rsid w:val="002A44AB"/>
    <w:rsid w:val="002A5E14"/>
    <w:rsid w:val="002B21C0"/>
    <w:rsid w:val="002B57B5"/>
    <w:rsid w:val="002B5BD0"/>
    <w:rsid w:val="002C0000"/>
    <w:rsid w:val="002C26B9"/>
    <w:rsid w:val="002C3BB0"/>
    <w:rsid w:val="002C42C2"/>
    <w:rsid w:val="002C68BF"/>
    <w:rsid w:val="002D1CFC"/>
    <w:rsid w:val="002D5675"/>
    <w:rsid w:val="002D6D76"/>
    <w:rsid w:val="002E1F0C"/>
    <w:rsid w:val="002E3654"/>
    <w:rsid w:val="002E57EC"/>
    <w:rsid w:val="002E5DBC"/>
    <w:rsid w:val="002E72E1"/>
    <w:rsid w:val="002F1FE8"/>
    <w:rsid w:val="002F4B09"/>
    <w:rsid w:val="002F7691"/>
    <w:rsid w:val="00300CC3"/>
    <w:rsid w:val="00301CF0"/>
    <w:rsid w:val="0030245C"/>
    <w:rsid w:val="003055F7"/>
    <w:rsid w:val="003056B9"/>
    <w:rsid w:val="0030742C"/>
    <w:rsid w:val="00312E5A"/>
    <w:rsid w:val="0031441B"/>
    <w:rsid w:val="00317445"/>
    <w:rsid w:val="00324C65"/>
    <w:rsid w:val="003301FA"/>
    <w:rsid w:val="00331FCD"/>
    <w:rsid w:val="00337BA4"/>
    <w:rsid w:val="003446E9"/>
    <w:rsid w:val="00355E6C"/>
    <w:rsid w:val="00357AF8"/>
    <w:rsid w:val="00357BB8"/>
    <w:rsid w:val="00360290"/>
    <w:rsid w:val="00362E8F"/>
    <w:rsid w:val="0036434B"/>
    <w:rsid w:val="0037280D"/>
    <w:rsid w:val="00372C26"/>
    <w:rsid w:val="003763FB"/>
    <w:rsid w:val="00377918"/>
    <w:rsid w:val="00380437"/>
    <w:rsid w:val="00382254"/>
    <w:rsid w:val="00383DB5"/>
    <w:rsid w:val="00385DFA"/>
    <w:rsid w:val="00386C2D"/>
    <w:rsid w:val="00396EA8"/>
    <w:rsid w:val="00397DE6"/>
    <w:rsid w:val="003A0A7E"/>
    <w:rsid w:val="003A0D7B"/>
    <w:rsid w:val="003A14F7"/>
    <w:rsid w:val="003A1C70"/>
    <w:rsid w:val="003A4647"/>
    <w:rsid w:val="003A57B4"/>
    <w:rsid w:val="003A67C4"/>
    <w:rsid w:val="003A6E12"/>
    <w:rsid w:val="003A7302"/>
    <w:rsid w:val="003A7B0C"/>
    <w:rsid w:val="003B31C4"/>
    <w:rsid w:val="003B57E9"/>
    <w:rsid w:val="003B7BF5"/>
    <w:rsid w:val="003C0C00"/>
    <w:rsid w:val="003C1D64"/>
    <w:rsid w:val="003C4B57"/>
    <w:rsid w:val="003C5334"/>
    <w:rsid w:val="003C68D4"/>
    <w:rsid w:val="003D0E0F"/>
    <w:rsid w:val="003D1211"/>
    <w:rsid w:val="003D1349"/>
    <w:rsid w:val="003D23F6"/>
    <w:rsid w:val="003D2694"/>
    <w:rsid w:val="003D753F"/>
    <w:rsid w:val="003E203E"/>
    <w:rsid w:val="003E650E"/>
    <w:rsid w:val="00402096"/>
    <w:rsid w:val="00402529"/>
    <w:rsid w:val="0040274A"/>
    <w:rsid w:val="00405454"/>
    <w:rsid w:val="00406E27"/>
    <w:rsid w:val="00407A65"/>
    <w:rsid w:val="004115CE"/>
    <w:rsid w:val="0041295B"/>
    <w:rsid w:val="00413234"/>
    <w:rsid w:val="004245CE"/>
    <w:rsid w:val="00426672"/>
    <w:rsid w:val="004271E6"/>
    <w:rsid w:val="004278BC"/>
    <w:rsid w:val="00430BF0"/>
    <w:rsid w:val="00431F1E"/>
    <w:rsid w:val="00433AC8"/>
    <w:rsid w:val="004360C1"/>
    <w:rsid w:val="0043737A"/>
    <w:rsid w:val="004379E5"/>
    <w:rsid w:val="00440F34"/>
    <w:rsid w:val="004429A4"/>
    <w:rsid w:val="00447D04"/>
    <w:rsid w:val="00451608"/>
    <w:rsid w:val="0045351E"/>
    <w:rsid w:val="00453FF4"/>
    <w:rsid w:val="00454926"/>
    <w:rsid w:val="00454C0F"/>
    <w:rsid w:val="00465DB1"/>
    <w:rsid w:val="00466C86"/>
    <w:rsid w:val="0047013F"/>
    <w:rsid w:val="004720E8"/>
    <w:rsid w:val="00472FF9"/>
    <w:rsid w:val="00481C9A"/>
    <w:rsid w:val="00483557"/>
    <w:rsid w:val="00483D6E"/>
    <w:rsid w:val="00483E5C"/>
    <w:rsid w:val="00483E7E"/>
    <w:rsid w:val="00487459"/>
    <w:rsid w:val="00490176"/>
    <w:rsid w:val="00490E80"/>
    <w:rsid w:val="00492174"/>
    <w:rsid w:val="004924A9"/>
    <w:rsid w:val="00494572"/>
    <w:rsid w:val="00494D39"/>
    <w:rsid w:val="00495B70"/>
    <w:rsid w:val="004A1F97"/>
    <w:rsid w:val="004A2873"/>
    <w:rsid w:val="004A34F1"/>
    <w:rsid w:val="004A4ECC"/>
    <w:rsid w:val="004A5E84"/>
    <w:rsid w:val="004A6F42"/>
    <w:rsid w:val="004A7002"/>
    <w:rsid w:val="004A7CCD"/>
    <w:rsid w:val="004B6044"/>
    <w:rsid w:val="004C001B"/>
    <w:rsid w:val="004C2377"/>
    <w:rsid w:val="004C38A7"/>
    <w:rsid w:val="004C5EEF"/>
    <w:rsid w:val="004C6902"/>
    <w:rsid w:val="004D285B"/>
    <w:rsid w:val="004D508D"/>
    <w:rsid w:val="004E1A5E"/>
    <w:rsid w:val="004E39A8"/>
    <w:rsid w:val="004E4317"/>
    <w:rsid w:val="004E5D40"/>
    <w:rsid w:val="004E68C9"/>
    <w:rsid w:val="004F0AEC"/>
    <w:rsid w:val="004F35F0"/>
    <w:rsid w:val="0050044B"/>
    <w:rsid w:val="005016D7"/>
    <w:rsid w:val="005063FC"/>
    <w:rsid w:val="00506D88"/>
    <w:rsid w:val="00512498"/>
    <w:rsid w:val="005157E4"/>
    <w:rsid w:val="00516C4C"/>
    <w:rsid w:val="00521A06"/>
    <w:rsid w:val="00526450"/>
    <w:rsid w:val="005264C6"/>
    <w:rsid w:val="00532BA5"/>
    <w:rsid w:val="005377FF"/>
    <w:rsid w:val="00541173"/>
    <w:rsid w:val="00544A1E"/>
    <w:rsid w:val="005465A8"/>
    <w:rsid w:val="005513A2"/>
    <w:rsid w:val="00551610"/>
    <w:rsid w:val="00557165"/>
    <w:rsid w:val="005571A0"/>
    <w:rsid w:val="005611CC"/>
    <w:rsid w:val="005623D0"/>
    <w:rsid w:val="0056571F"/>
    <w:rsid w:val="00566C79"/>
    <w:rsid w:val="0057057C"/>
    <w:rsid w:val="00570BE7"/>
    <w:rsid w:val="00571929"/>
    <w:rsid w:val="0057647D"/>
    <w:rsid w:val="0058597E"/>
    <w:rsid w:val="00586072"/>
    <w:rsid w:val="00586A76"/>
    <w:rsid w:val="005903EA"/>
    <w:rsid w:val="00590428"/>
    <w:rsid w:val="00590CF2"/>
    <w:rsid w:val="00595398"/>
    <w:rsid w:val="00595EF2"/>
    <w:rsid w:val="00596E4D"/>
    <w:rsid w:val="005A37E8"/>
    <w:rsid w:val="005A5E53"/>
    <w:rsid w:val="005A72AE"/>
    <w:rsid w:val="005A77DA"/>
    <w:rsid w:val="005A7CB8"/>
    <w:rsid w:val="005B0D14"/>
    <w:rsid w:val="005B50D3"/>
    <w:rsid w:val="005B53D5"/>
    <w:rsid w:val="005B6AB5"/>
    <w:rsid w:val="005D00C4"/>
    <w:rsid w:val="005D098A"/>
    <w:rsid w:val="005D39B4"/>
    <w:rsid w:val="005D4C4F"/>
    <w:rsid w:val="005D7AEB"/>
    <w:rsid w:val="005E188A"/>
    <w:rsid w:val="005E3E8D"/>
    <w:rsid w:val="005F1F48"/>
    <w:rsid w:val="005F2864"/>
    <w:rsid w:val="005F4587"/>
    <w:rsid w:val="005F5B29"/>
    <w:rsid w:val="00600D84"/>
    <w:rsid w:val="00615A1A"/>
    <w:rsid w:val="00620E51"/>
    <w:rsid w:val="0062471D"/>
    <w:rsid w:val="00624DCC"/>
    <w:rsid w:val="006277ED"/>
    <w:rsid w:val="006323B0"/>
    <w:rsid w:val="00635200"/>
    <w:rsid w:val="00645846"/>
    <w:rsid w:val="006476F2"/>
    <w:rsid w:val="00650977"/>
    <w:rsid w:val="00652B38"/>
    <w:rsid w:val="006559C0"/>
    <w:rsid w:val="0066349C"/>
    <w:rsid w:val="00666979"/>
    <w:rsid w:val="006707F8"/>
    <w:rsid w:val="00672D2E"/>
    <w:rsid w:val="00675C96"/>
    <w:rsid w:val="006763DF"/>
    <w:rsid w:val="00687567"/>
    <w:rsid w:val="00687785"/>
    <w:rsid w:val="0069361B"/>
    <w:rsid w:val="00693653"/>
    <w:rsid w:val="006950F7"/>
    <w:rsid w:val="0069554C"/>
    <w:rsid w:val="006956BD"/>
    <w:rsid w:val="00696BFF"/>
    <w:rsid w:val="006A0F9E"/>
    <w:rsid w:val="006A331E"/>
    <w:rsid w:val="006A4B1F"/>
    <w:rsid w:val="006A7E0E"/>
    <w:rsid w:val="006B2E4F"/>
    <w:rsid w:val="006B35A1"/>
    <w:rsid w:val="006B3D5F"/>
    <w:rsid w:val="006C033D"/>
    <w:rsid w:val="006C6C1D"/>
    <w:rsid w:val="006C772A"/>
    <w:rsid w:val="006D051F"/>
    <w:rsid w:val="006D22AD"/>
    <w:rsid w:val="006D4BC4"/>
    <w:rsid w:val="006E5B25"/>
    <w:rsid w:val="006E6F2B"/>
    <w:rsid w:val="006E714D"/>
    <w:rsid w:val="006F2722"/>
    <w:rsid w:val="006F38FF"/>
    <w:rsid w:val="006F5CF4"/>
    <w:rsid w:val="006F5D92"/>
    <w:rsid w:val="006F6C76"/>
    <w:rsid w:val="006F7A70"/>
    <w:rsid w:val="007005E8"/>
    <w:rsid w:val="00702AD4"/>
    <w:rsid w:val="007031DB"/>
    <w:rsid w:val="00703C50"/>
    <w:rsid w:val="0070732D"/>
    <w:rsid w:val="00710ACC"/>
    <w:rsid w:val="00712269"/>
    <w:rsid w:val="007133B3"/>
    <w:rsid w:val="007167F8"/>
    <w:rsid w:val="00717A7B"/>
    <w:rsid w:val="00720065"/>
    <w:rsid w:val="00720172"/>
    <w:rsid w:val="00720AA1"/>
    <w:rsid w:val="00724AEA"/>
    <w:rsid w:val="00726EDA"/>
    <w:rsid w:val="007302E8"/>
    <w:rsid w:val="007309A3"/>
    <w:rsid w:val="00733111"/>
    <w:rsid w:val="00734843"/>
    <w:rsid w:val="0073530A"/>
    <w:rsid w:val="007356BE"/>
    <w:rsid w:val="00735F1E"/>
    <w:rsid w:val="007368B8"/>
    <w:rsid w:val="00737A2E"/>
    <w:rsid w:val="00741D2E"/>
    <w:rsid w:val="007441AA"/>
    <w:rsid w:val="00744270"/>
    <w:rsid w:val="00744EF0"/>
    <w:rsid w:val="00745556"/>
    <w:rsid w:val="00747838"/>
    <w:rsid w:val="0075213A"/>
    <w:rsid w:val="00753863"/>
    <w:rsid w:val="0075571F"/>
    <w:rsid w:val="00757105"/>
    <w:rsid w:val="00766CAA"/>
    <w:rsid w:val="00770118"/>
    <w:rsid w:val="007731D9"/>
    <w:rsid w:val="007800F5"/>
    <w:rsid w:val="00785949"/>
    <w:rsid w:val="00785BE6"/>
    <w:rsid w:val="0079043F"/>
    <w:rsid w:val="00790A24"/>
    <w:rsid w:val="00794E7C"/>
    <w:rsid w:val="007976B9"/>
    <w:rsid w:val="007A0174"/>
    <w:rsid w:val="007A0582"/>
    <w:rsid w:val="007A247C"/>
    <w:rsid w:val="007A3994"/>
    <w:rsid w:val="007A64A4"/>
    <w:rsid w:val="007A6D20"/>
    <w:rsid w:val="007B0BCB"/>
    <w:rsid w:val="007B1FE8"/>
    <w:rsid w:val="007B4419"/>
    <w:rsid w:val="007C0B46"/>
    <w:rsid w:val="007C2AF7"/>
    <w:rsid w:val="007C4DEB"/>
    <w:rsid w:val="007C5324"/>
    <w:rsid w:val="007C552D"/>
    <w:rsid w:val="007C59A6"/>
    <w:rsid w:val="007D5A74"/>
    <w:rsid w:val="007D6952"/>
    <w:rsid w:val="007D74DA"/>
    <w:rsid w:val="007E15E4"/>
    <w:rsid w:val="007E6404"/>
    <w:rsid w:val="007F0B30"/>
    <w:rsid w:val="007F19F1"/>
    <w:rsid w:val="007F2DBB"/>
    <w:rsid w:val="007F5D8E"/>
    <w:rsid w:val="007F7FD8"/>
    <w:rsid w:val="00801046"/>
    <w:rsid w:val="008022C2"/>
    <w:rsid w:val="00804A06"/>
    <w:rsid w:val="008057E9"/>
    <w:rsid w:val="00811CFA"/>
    <w:rsid w:val="0081688E"/>
    <w:rsid w:val="00817595"/>
    <w:rsid w:val="00833E60"/>
    <w:rsid w:val="00835DB2"/>
    <w:rsid w:val="00836050"/>
    <w:rsid w:val="00836597"/>
    <w:rsid w:val="008400D8"/>
    <w:rsid w:val="00840588"/>
    <w:rsid w:val="00841B37"/>
    <w:rsid w:val="00844C74"/>
    <w:rsid w:val="00845D26"/>
    <w:rsid w:val="00846D4E"/>
    <w:rsid w:val="00850C1F"/>
    <w:rsid w:val="008555A6"/>
    <w:rsid w:val="00861E13"/>
    <w:rsid w:val="00863F10"/>
    <w:rsid w:val="00865EE6"/>
    <w:rsid w:val="00866D8E"/>
    <w:rsid w:val="00867B19"/>
    <w:rsid w:val="00870D55"/>
    <w:rsid w:val="00877474"/>
    <w:rsid w:val="008851A4"/>
    <w:rsid w:val="00893EDD"/>
    <w:rsid w:val="0089553A"/>
    <w:rsid w:val="0089734E"/>
    <w:rsid w:val="008A0503"/>
    <w:rsid w:val="008A0FE6"/>
    <w:rsid w:val="008B0776"/>
    <w:rsid w:val="008B29F1"/>
    <w:rsid w:val="008B6A0E"/>
    <w:rsid w:val="008C30C2"/>
    <w:rsid w:val="008C5DE6"/>
    <w:rsid w:val="008D116E"/>
    <w:rsid w:val="008D3A33"/>
    <w:rsid w:val="008D7B91"/>
    <w:rsid w:val="008E2393"/>
    <w:rsid w:val="008E3CFC"/>
    <w:rsid w:val="008F13A6"/>
    <w:rsid w:val="008F260B"/>
    <w:rsid w:val="008F43B6"/>
    <w:rsid w:val="008F4BE6"/>
    <w:rsid w:val="008F54EF"/>
    <w:rsid w:val="008F7FEB"/>
    <w:rsid w:val="0090325B"/>
    <w:rsid w:val="009039F2"/>
    <w:rsid w:val="00904AAB"/>
    <w:rsid w:val="00912367"/>
    <w:rsid w:val="00912E10"/>
    <w:rsid w:val="0091352A"/>
    <w:rsid w:val="009161C0"/>
    <w:rsid w:val="00923D35"/>
    <w:rsid w:val="00924CD7"/>
    <w:rsid w:val="00924D30"/>
    <w:rsid w:val="009261CA"/>
    <w:rsid w:val="00933710"/>
    <w:rsid w:val="00933859"/>
    <w:rsid w:val="00934586"/>
    <w:rsid w:val="009408BC"/>
    <w:rsid w:val="00942AA4"/>
    <w:rsid w:val="009464AB"/>
    <w:rsid w:val="00947B4B"/>
    <w:rsid w:val="00954C7E"/>
    <w:rsid w:val="009564D7"/>
    <w:rsid w:val="0096168B"/>
    <w:rsid w:val="009646B1"/>
    <w:rsid w:val="0096591C"/>
    <w:rsid w:val="009674E8"/>
    <w:rsid w:val="00970E00"/>
    <w:rsid w:val="009713F8"/>
    <w:rsid w:val="00971D4A"/>
    <w:rsid w:val="00972AE0"/>
    <w:rsid w:val="00973F27"/>
    <w:rsid w:val="00977762"/>
    <w:rsid w:val="00981715"/>
    <w:rsid w:val="00981C4B"/>
    <w:rsid w:val="00981E96"/>
    <w:rsid w:val="009866EF"/>
    <w:rsid w:val="00992AE9"/>
    <w:rsid w:val="009A64FE"/>
    <w:rsid w:val="009B29DF"/>
    <w:rsid w:val="009B5A97"/>
    <w:rsid w:val="009B6BD9"/>
    <w:rsid w:val="009C0159"/>
    <w:rsid w:val="009C19B5"/>
    <w:rsid w:val="009C22E5"/>
    <w:rsid w:val="009C5497"/>
    <w:rsid w:val="009D0AF6"/>
    <w:rsid w:val="009D2747"/>
    <w:rsid w:val="009D2899"/>
    <w:rsid w:val="009D698E"/>
    <w:rsid w:val="009E1066"/>
    <w:rsid w:val="009E2576"/>
    <w:rsid w:val="009E4383"/>
    <w:rsid w:val="009E5575"/>
    <w:rsid w:val="009E5FC6"/>
    <w:rsid w:val="009E7A3B"/>
    <w:rsid w:val="009F2EAA"/>
    <w:rsid w:val="009F5D8A"/>
    <w:rsid w:val="009F6C91"/>
    <w:rsid w:val="009F7C6A"/>
    <w:rsid w:val="00A006B6"/>
    <w:rsid w:val="00A034EA"/>
    <w:rsid w:val="00A045EF"/>
    <w:rsid w:val="00A05614"/>
    <w:rsid w:val="00A07DE9"/>
    <w:rsid w:val="00A10154"/>
    <w:rsid w:val="00A12043"/>
    <w:rsid w:val="00A12DF9"/>
    <w:rsid w:val="00A15468"/>
    <w:rsid w:val="00A20419"/>
    <w:rsid w:val="00A217FC"/>
    <w:rsid w:val="00A244BC"/>
    <w:rsid w:val="00A25B8E"/>
    <w:rsid w:val="00A25F9E"/>
    <w:rsid w:val="00A26B35"/>
    <w:rsid w:val="00A303A0"/>
    <w:rsid w:val="00A31D98"/>
    <w:rsid w:val="00A32403"/>
    <w:rsid w:val="00A32792"/>
    <w:rsid w:val="00A3669A"/>
    <w:rsid w:val="00A37DDF"/>
    <w:rsid w:val="00A41456"/>
    <w:rsid w:val="00A42C7A"/>
    <w:rsid w:val="00A435F1"/>
    <w:rsid w:val="00A51163"/>
    <w:rsid w:val="00A52A1B"/>
    <w:rsid w:val="00A5552F"/>
    <w:rsid w:val="00A560A6"/>
    <w:rsid w:val="00A575D9"/>
    <w:rsid w:val="00A61F58"/>
    <w:rsid w:val="00A6557E"/>
    <w:rsid w:val="00A707CD"/>
    <w:rsid w:val="00A719FF"/>
    <w:rsid w:val="00A7263E"/>
    <w:rsid w:val="00A73165"/>
    <w:rsid w:val="00A73FBE"/>
    <w:rsid w:val="00A74BCC"/>
    <w:rsid w:val="00A7783C"/>
    <w:rsid w:val="00A80B61"/>
    <w:rsid w:val="00A83040"/>
    <w:rsid w:val="00A84A2E"/>
    <w:rsid w:val="00A91171"/>
    <w:rsid w:val="00A91187"/>
    <w:rsid w:val="00A91A80"/>
    <w:rsid w:val="00A926E1"/>
    <w:rsid w:val="00A95B4F"/>
    <w:rsid w:val="00A95BB2"/>
    <w:rsid w:val="00A96D49"/>
    <w:rsid w:val="00AA5516"/>
    <w:rsid w:val="00AA57CA"/>
    <w:rsid w:val="00AB01FA"/>
    <w:rsid w:val="00AB03B2"/>
    <w:rsid w:val="00AB0475"/>
    <w:rsid w:val="00AB0A14"/>
    <w:rsid w:val="00AB103A"/>
    <w:rsid w:val="00AB2558"/>
    <w:rsid w:val="00AB2D44"/>
    <w:rsid w:val="00AB2E87"/>
    <w:rsid w:val="00AB46C9"/>
    <w:rsid w:val="00AB4EDC"/>
    <w:rsid w:val="00AB5699"/>
    <w:rsid w:val="00AC0AA7"/>
    <w:rsid w:val="00AC14CD"/>
    <w:rsid w:val="00AC4FCA"/>
    <w:rsid w:val="00AC78BD"/>
    <w:rsid w:val="00AC7ED2"/>
    <w:rsid w:val="00AD2A16"/>
    <w:rsid w:val="00AD3A50"/>
    <w:rsid w:val="00AD4A32"/>
    <w:rsid w:val="00AD637B"/>
    <w:rsid w:val="00AE15D1"/>
    <w:rsid w:val="00AE1941"/>
    <w:rsid w:val="00AE3B6D"/>
    <w:rsid w:val="00AE4D4E"/>
    <w:rsid w:val="00AE7E5D"/>
    <w:rsid w:val="00AF0424"/>
    <w:rsid w:val="00AF130F"/>
    <w:rsid w:val="00AF179A"/>
    <w:rsid w:val="00AF1B19"/>
    <w:rsid w:val="00AF3B7D"/>
    <w:rsid w:val="00AF4E58"/>
    <w:rsid w:val="00AF6D60"/>
    <w:rsid w:val="00B010AC"/>
    <w:rsid w:val="00B01D4E"/>
    <w:rsid w:val="00B05DEA"/>
    <w:rsid w:val="00B07590"/>
    <w:rsid w:val="00B16CD4"/>
    <w:rsid w:val="00B16ECF"/>
    <w:rsid w:val="00B1750B"/>
    <w:rsid w:val="00B20692"/>
    <w:rsid w:val="00B22BB2"/>
    <w:rsid w:val="00B23FE1"/>
    <w:rsid w:val="00B3299D"/>
    <w:rsid w:val="00B32BC5"/>
    <w:rsid w:val="00B34EAA"/>
    <w:rsid w:val="00B3568A"/>
    <w:rsid w:val="00B401AD"/>
    <w:rsid w:val="00B40EE1"/>
    <w:rsid w:val="00B42F4D"/>
    <w:rsid w:val="00B457EA"/>
    <w:rsid w:val="00B4597A"/>
    <w:rsid w:val="00B4600D"/>
    <w:rsid w:val="00B4683A"/>
    <w:rsid w:val="00B47523"/>
    <w:rsid w:val="00B53828"/>
    <w:rsid w:val="00B57050"/>
    <w:rsid w:val="00B57363"/>
    <w:rsid w:val="00B579B8"/>
    <w:rsid w:val="00B57A9F"/>
    <w:rsid w:val="00B61F2D"/>
    <w:rsid w:val="00B62717"/>
    <w:rsid w:val="00B65352"/>
    <w:rsid w:val="00B65E7E"/>
    <w:rsid w:val="00B65E97"/>
    <w:rsid w:val="00B678D2"/>
    <w:rsid w:val="00B73BA1"/>
    <w:rsid w:val="00B81DBF"/>
    <w:rsid w:val="00B835BA"/>
    <w:rsid w:val="00B84791"/>
    <w:rsid w:val="00B85A2B"/>
    <w:rsid w:val="00B87EA7"/>
    <w:rsid w:val="00B911CD"/>
    <w:rsid w:val="00B972CF"/>
    <w:rsid w:val="00BA126E"/>
    <w:rsid w:val="00BA4FD5"/>
    <w:rsid w:val="00BB2FF8"/>
    <w:rsid w:val="00BB34F4"/>
    <w:rsid w:val="00BB6699"/>
    <w:rsid w:val="00BB742F"/>
    <w:rsid w:val="00BC3909"/>
    <w:rsid w:val="00BC59FD"/>
    <w:rsid w:val="00BC690F"/>
    <w:rsid w:val="00BD0B06"/>
    <w:rsid w:val="00BD1DC3"/>
    <w:rsid w:val="00BD233E"/>
    <w:rsid w:val="00BD27E1"/>
    <w:rsid w:val="00BD3B69"/>
    <w:rsid w:val="00BD51F9"/>
    <w:rsid w:val="00BE021B"/>
    <w:rsid w:val="00BE0690"/>
    <w:rsid w:val="00BE071D"/>
    <w:rsid w:val="00BE2092"/>
    <w:rsid w:val="00BE45C7"/>
    <w:rsid w:val="00BE47A7"/>
    <w:rsid w:val="00BE757A"/>
    <w:rsid w:val="00BF0385"/>
    <w:rsid w:val="00C02A30"/>
    <w:rsid w:val="00C02DC2"/>
    <w:rsid w:val="00C06F35"/>
    <w:rsid w:val="00C11844"/>
    <w:rsid w:val="00C11950"/>
    <w:rsid w:val="00C11A53"/>
    <w:rsid w:val="00C14636"/>
    <w:rsid w:val="00C14935"/>
    <w:rsid w:val="00C15510"/>
    <w:rsid w:val="00C23410"/>
    <w:rsid w:val="00C25093"/>
    <w:rsid w:val="00C30322"/>
    <w:rsid w:val="00C3044B"/>
    <w:rsid w:val="00C30822"/>
    <w:rsid w:val="00C323D8"/>
    <w:rsid w:val="00C32400"/>
    <w:rsid w:val="00C324A9"/>
    <w:rsid w:val="00C32F51"/>
    <w:rsid w:val="00C3540E"/>
    <w:rsid w:val="00C35796"/>
    <w:rsid w:val="00C41E35"/>
    <w:rsid w:val="00C42CAF"/>
    <w:rsid w:val="00C524C6"/>
    <w:rsid w:val="00C52525"/>
    <w:rsid w:val="00C5293C"/>
    <w:rsid w:val="00C54D4B"/>
    <w:rsid w:val="00C56B3A"/>
    <w:rsid w:val="00C56BB2"/>
    <w:rsid w:val="00C608EC"/>
    <w:rsid w:val="00C612AB"/>
    <w:rsid w:val="00C62D38"/>
    <w:rsid w:val="00C64AB3"/>
    <w:rsid w:val="00C6710C"/>
    <w:rsid w:val="00C71047"/>
    <w:rsid w:val="00C72BE3"/>
    <w:rsid w:val="00C74710"/>
    <w:rsid w:val="00C748F9"/>
    <w:rsid w:val="00C76A2F"/>
    <w:rsid w:val="00C8673C"/>
    <w:rsid w:val="00C875D3"/>
    <w:rsid w:val="00C90319"/>
    <w:rsid w:val="00C91B4D"/>
    <w:rsid w:val="00C94BD9"/>
    <w:rsid w:val="00C95D82"/>
    <w:rsid w:val="00C9740F"/>
    <w:rsid w:val="00CA15E4"/>
    <w:rsid w:val="00CA2B7C"/>
    <w:rsid w:val="00CA320B"/>
    <w:rsid w:val="00CA3878"/>
    <w:rsid w:val="00CA647C"/>
    <w:rsid w:val="00CA7747"/>
    <w:rsid w:val="00CB1A44"/>
    <w:rsid w:val="00CB43CC"/>
    <w:rsid w:val="00CB4F5A"/>
    <w:rsid w:val="00CC0363"/>
    <w:rsid w:val="00CC0550"/>
    <w:rsid w:val="00CC25EB"/>
    <w:rsid w:val="00CC5B77"/>
    <w:rsid w:val="00CC5FA1"/>
    <w:rsid w:val="00CC66C4"/>
    <w:rsid w:val="00CD272D"/>
    <w:rsid w:val="00CD469B"/>
    <w:rsid w:val="00CD7CB4"/>
    <w:rsid w:val="00CE1274"/>
    <w:rsid w:val="00CE5A46"/>
    <w:rsid w:val="00CE5CE2"/>
    <w:rsid w:val="00CE7F6B"/>
    <w:rsid w:val="00CF32F5"/>
    <w:rsid w:val="00CF3BB0"/>
    <w:rsid w:val="00CF61BD"/>
    <w:rsid w:val="00D00F58"/>
    <w:rsid w:val="00D01221"/>
    <w:rsid w:val="00D049E5"/>
    <w:rsid w:val="00D06699"/>
    <w:rsid w:val="00D103DA"/>
    <w:rsid w:val="00D147D3"/>
    <w:rsid w:val="00D15A43"/>
    <w:rsid w:val="00D1793B"/>
    <w:rsid w:val="00D21F72"/>
    <w:rsid w:val="00D2353C"/>
    <w:rsid w:val="00D27E6C"/>
    <w:rsid w:val="00D40942"/>
    <w:rsid w:val="00D41E52"/>
    <w:rsid w:val="00D42020"/>
    <w:rsid w:val="00D423A5"/>
    <w:rsid w:val="00D46AEE"/>
    <w:rsid w:val="00D47317"/>
    <w:rsid w:val="00D473F6"/>
    <w:rsid w:val="00D50A75"/>
    <w:rsid w:val="00D529A5"/>
    <w:rsid w:val="00D54CB7"/>
    <w:rsid w:val="00D55BC3"/>
    <w:rsid w:val="00D56B5E"/>
    <w:rsid w:val="00D57677"/>
    <w:rsid w:val="00D61149"/>
    <w:rsid w:val="00D6314F"/>
    <w:rsid w:val="00D674C8"/>
    <w:rsid w:val="00D754C3"/>
    <w:rsid w:val="00D82722"/>
    <w:rsid w:val="00D8687B"/>
    <w:rsid w:val="00D8765A"/>
    <w:rsid w:val="00D90B56"/>
    <w:rsid w:val="00D91286"/>
    <w:rsid w:val="00D924CC"/>
    <w:rsid w:val="00D92DBE"/>
    <w:rsid w:val="00D9420A"/>
    <w:rsid w:val="00D9520E"/>
    <w:rsid w:val="00D952E3"/>
    <w:rsid w:val="00D96E45"/>
    <w:rsid w:val="00DB0CBC"/>
    <w:rsid w:val="00DB2516"/>
    <w:rsid w:val="00DB2E2E"/>
    <w:rsid w:val="00DB473C"/>
    <w:rsid w:val="00DB6C9D"/>
    <w:rsid w:val="00DB7BA0"/>
    <w:rsid w:val="00DC065A"/>
    <w:rsid w:val="00DC4FC5"/>
    <w:rsid w:val="00DC6884"/>
    <w:rsid w:val="00DD1A28"/>
    <w:rsid w:val="00DD282A"/>
    <w:rsid w:val="00DD4EB3"/>
    <w:rsid w:val="00DE1FF7"/>
    <w:rsid w:val="00DE49A2"/>
    <w:rsid w:val="00DE5827"/>
    <w:rsid w:val="00DE61C0"/>
    <w:rsid w:val="00DE64EE"/>
    <w:rsid w:val="00DE70F0"/>
    <w:rsid w:val="00DF0238"/>
    <w:rsid w:val="00DF16B8"/>
    <w:rsid w:val="00DF472A"/>
    <w:rsid w:val="00E1381A"/>
    <w:rsid w:val="00E150DD"/>
    <w:rsid w:val="00E15DC6"/>
    <w:rsid w:val="00E1688A"/>
    <w:rsid w:val="00E17C03"/>
    <w:rsid w:val="00E20306"/>
    <w:rsid w:val="00E22155"/>
    <w:rsid w:val="00E2316D"/>
    <w:rsid w:val="00E2598A"/>
    <w:rsid w:val="00E26BC5"/>
    <w:rsid w:val="00E31962"/>
    <w:rsid w:val="00E31BB4"/>
    <w:rsid w:val="00E32EA3"/>
    <w:rsid w:val="00E32F7C"/>
    <w:rsid w:val="00E34CD5"/>
    <w:rsid w:val="00E362B7"/>
    <w:rsid w:val="00E3759D"/>
    <w:rsid w:val="00E410A7"/>
    <w:rsid w:val="00E412A9"/>
    <w:rsid w:val="00E427CB"/>
    <w:rsid w:val="00E44CBC"/>
    <w:rsid w:val="00E51A90"/>
    <w:rsid w:val="00E56D1F"/>
    <w:rsid w:val="00E61D0F"/>
    <w:rsid w:val="00E62EEB"/>
    <w:rsid w:val="00E63728"/>
    <w:rsid w:val="00E70D7C"/>
    <w:rsid w:val="00E724D7"/>
    <w:rsid w:val="00E73917"/>
    <w:rsid w:val="00E74B30"/>
    <w:rsid w:val="00E82C71"/>
    <w:rsid w:val="00E83A1E"/>
    <w:rsid w:val="00E86265"/>
    <w:rsid w:val="00E86A29"/>
    <w:rsid w:val="00E87BA3"/>
    <w:rsid w:val="00E9155D"/>
    <w:rsid w:val="00E9285A"/>
    <w:rsid w:val="00E9745D"/>
    <w:rsid w:val="00E97942"/>
    <w:rsid w:val="00EA2C4D"/>
    <w:rsid w:val="00EA4829"/>
    <w:rsid w:val="00EA4E57"/>
    <w:rsid w:val="00EA53E8"/>
    <w:rsid w:val="00EA5F64"/>
    <w:rsid w:val="00EA6CCC"/>
    <w:rsid w:val="00EB0FB9"/>
    <w:rsid w:val="00EB267B"/>
    <w:rsid w:val="00EB330E"/>
    <w:rsid w:val="00EC3BDC"/>
    <w:rsid w:val="00EC66D5"/>
    <w:rsid w:val="00EC6B49"/>
    <w:rsid w:val="00ED05DA"/>
    <w:rsid w:val="00ED12DB"/>
    <w:rsid w:val="00ED19FE"/>
    <w:rsid w:val="00ED3017"/>
    <w:rsid w:val="00ED50E9"/>
    <w:rsid w:val="00ED6DA8"/>
    <w:rsid w:val="00EE1685"/>
    <w:rsid w:val="00EE657C"/>
    <w:rsid w:val="00EF191B"/>
    <w:rsid w:val="00EF1FA0"/>
    <w:rsid w:val="00EF34BD"/>
    <w:rsid w:val="00EF3815"/>
    <w:rsid w:val="00EF5B73"/>
    <w:rsid w:val="00EF67FF"/>
    <w:rsid w:val="00F054A0"/>
    <w:rsid w:val="00F079D1"/>
    <w:rsid w:val="00F15B12"/>
    <w:rsid w:val="00F162E7"/>
    <w:rsid w:val="00F178F7"/>
    <w:rsid w:val="00F23445"/>
    <w:rsid w:val="00F242B4"/>
    <w:rsid w:val="00F24804"/>
    <w:rsid w:val="00F27160"/>
    <w:rsid w:val="00F319C9"/>
    <w:rsid w:val="00F34313"/>
    <w:rsid w:val="00F42A9A"/>
    <w:rsid w:val="00F44611"/>
    <w:rsid w:val="00F47853"/>
    <w:rsid w:val="00F545E8"/>
    <w:rsid w:val="00F57F07"/>
    <w:rsid w:val="00F61262"/>
    <w:rsid w:val="00F61784"/>
    <w:rsid w:val="00F63A81"/>
    <w:rsid w:val="00F67140"/>
    <w:rsid w:val="00F675A1"/>
    <w:rsid w:val="00F67B10"/>
    <w:rsid w:val="00F7192F"/>
    <w:rsid w:val="00F76225"/>
    <w:rsid w:val="00F813F5"/>
    <w:rsid w:val="00F8359B"/>
    <w:rsid w:val="00F83663"/>
    <w:rsid w:val="00F91F23"/>
    <w:rsid w:val="00F95AD0"/>
    <w:rsid w:val="00FA0380"/>
    <w:rsid w:val="00FA2574"/>
    <w:rsid w:val="00FA6E30"/>
    <w:rsid w:val="00FB0A7D"/>
    <w:rsid w:val="00FB6EB8"/>
    <w:rsid w:val="00FC2101"/>
    <w:rsid w:val="00FC245E"/>
    <w:rsid w:val="00FC2713"/>
    <w:rsid w:val="00FC2A3D"/>
    <w:rsid w:val="00FC37C9"/>
    <w:rsid w:val="00FD679F"/>
    <w:rsid w:val="00FE3C14"/>
    <w:rsid w:val="00FE54C4"/>
    <w:rsid w:val="00FE604A"/>
    <w:rsid w:val="00FF3435"/>
    <w:rsid w:val="00FF53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36E1D"/>
  <w15:docId w15:val="{773A0B81-D346-46A7-93E9-08563279B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5CE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6114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23D3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7441A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6114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149"/>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D61149"/>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D61149"/>
    <w:pPr>
      <w:ind w:left="720"/>
      <w:contextualSpacing/>
    </w:pPr>
  </w:style>
  <w:style w:type="paragraph" w:styleId="EndnoteText">
    <w:name w:val="endnote text"/>
    <w:basedOn w:val="Normal"/>
    <w:link w:val="EndnoteTextChar"/>
    <w:uiPriority w:val="99"/>
    <w:semiHidden/>
    <w:unhideWhenUsed/>
    <w:rsid w:val="00B57A9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57A9F"/>
    <w:rPr>
      <w:sz w:val="20"/>
      <w:szCs w:val="20"/>
    </w:rPr>
  </w:style>
  <w:style w:type="character" w:styleId="EndnoteReference">
    <w:name w:val="endnote reference"/>
    <w:basedOn w:val="DefaultParagraphFont"/>
    <w:uiPriority w:val="99"/>
    <w:semiHidden/>
    <w:unhideWhenUsed/>
    <w:rsid w:val="00B57A9F"/>
    <w:rPr>
      <w:vertAlign w:val="superscript"/>
    </w:rPr>
  </w:style>
  <w:style w:type="character" w:styleId="Hyperlink">
    <w:name w:val="Hyperlink"/>
    <w:basedOn w:val="DefaultParagraphFont"/>
    <w:uiPriority w:val="99"/>
    <w:unhideWhenUsed/>
    <w:rsid w:val="00D90B56"/>
    <w:rPr>
      <w:color w:val="0563C1" w:themeColor="hyperlink"/>
      <w:u w:val="single"/>
    </w:rPr>
  </w:style>
  <w:style w:type="character" w:styleId="UnresolvedMention">
    <w:name w:val="Unresolved Mention"/>
    <w:basedOn w:val="DefaultParagraphFont"/>
    <w:uiPriority w:val="99"/>
    <w:semiHidden/>
    <w:unhideWhenUsed/>
    <w:rsid w:val="00D90B56"/>
    <w:rPr>
      <w:color w:val="605E5C"/>
      <w:shd w:val="clear" w:color="auto" w:fill="E1DFDD"/>
    </w:rPr>
  </w:style>
  <w:style w:type="character" w:customStyle="1" w:styleId="Heading1Char">
    <w:name w:val="Heading 1 Char"/>
    <w:basedOn w:val="DefaultParagraphFont"/>
    <w:link w:val="Heading1"/>
    <w:uiPriority w:val="9"/>
    <w:rsid w:val="00CE5CE2"/>
    <w:rPr>
      <w:rFonts w:asciiTheme="majorHAnsi" w:eastAsiaTheme="majorEastAsia" w:hAnsiTheme="majorHAnsi" w:cstheme="majorBidi"/>
      <w:color w:val="2F5496" w:themeColor="accent1" w:themeShade="BF"/>
      <w:sz w:val="32"/>
      <w:szCs w:val="32"/>
    </w:rPr>
  </w:style>
  <w:style w:type="character" w:styleId="FollowedHyperlink">
    <w:name w:val="FollowedHyperlink"/>
    <w:basedOn w:val="DefaultParagraphFont"/>
    <w:uiPriority w:val="99"/>
    <w:semiHidden/>
    <w:unhideWhenUsed/>
    <w:rsid w:val="00447D04"/>
    <w:rPr>
      <w:color w:val="954F72" w:themeColor="followedHyperlink"/>
      <w:u w:val="single"/>
    </w:rPr>
  </w:style>
  <w:style w:type="character" w:styleId="PlaceholderText">
    <w:name w:val="Placeholder Text"/>
    <w:basedOn w:val="DefaultParagraphFont"/>
    <w:uiPriority w:val="99"/>
    <w:semiHidden/>
    <w:rsid w:val="00D06699"/>
    <w:rPr>
      <w:color w:val="808080"/>
    </w:rPr>
  </w:style>
  <w:style w:type="character" w:customStyle="1" w:styleId="sr-only">
    <w:name w:val="sr-only"/>
    <w:basedOn w:val="DefaultParagraphFont"/>
    <w:rsid w:val="002801B3"/>
  </w:style>
  <w:style w:type="character" w:customStyle="1" w:styleId="text">
    <w:name w:val="text"/>
    <w:basedOn w:val="DefaultParagraphFont"/>
    <w:rsid w:val="002801B3"/>
  </w:style>
  <w:style w:type="character" w:styleId="CommentReference">
    <w:name w:val="annotation reference"/>
    <w:basedOn w:val="DefaultParagraphFont"/>
    <w:uiPriority w:val="99"/>
    <w:semiHidden/>
    <w:unhideWhenUsed/>
    <w:rsid w:val="00C11950"/>
    <w:rPr>
      <w:sz w:val="16"/>
      <w:szCs w:val="16"/>
    </w:rPr>
  </w:style>
  <w:style w:type="paragraph" w:styleId="CommentText">
    <w:name w:val="annotation text"/>
    <w:basedOn w:val="Normal"/>
    <w:link w:val="CommentTextChar"/>
    <w:uiPriority w:val="99"/>
    <w:semiHidden/>
    <w:unhideWhenUsed/>
    <w:rsid w:val="00C11950"/>
    <w:pPr>
      <w:spacing w:line="240" w:lineRule="auto"/>
    </w:pPr>
    <w:rPr>
      <w:sz w:val="20"/>
      <w:szCs w:val="20"/>
    </w:rPr>
  </w:style>
  <w:style w:type="character" w:customStyle="1" w:styleId="CommentTextChar">
    <w:name w:val="Comment Text Char"/>
    <w:basedOn w:val="DefaultParagraphFont"/>
    <w:link w:val="CommentText"/>
    <w:uiPriority w:val="99"/>
    <w:semiHidden/>
    <w:rsid w:val="00C11950"/>
    <w:rPr>
      <w:sz w:val="20"/>
      <w:szCs w:val="20"/>
    </w:rPr>
  </w:style>
  <w:style w:type="paragraph" w:styleId="CommentSubject">
    <w:name w:val="annotation subject"/>
    <w:basedOn w:val="CommentText"/>
    <w:next w:val="CommentText"/>
    <w:link w:val="CommentSubjectChar"/>
    <w:uiPriority w:val="99"/>
    <w:semiHidden/>
    <w:unhideWhenUsed/>
    <w:rsid w:val="00C11950"/>
    <w:rPr>
      <w:b/>
      <w:bCs/>
    </w:rPr>
  </w:style>
  <w:style w:type="character" w:customStyle="1" w:styleId="CommentSubjectChar">
    <w:name w:val="Comment Subject Char"/>
    <w:basedOn w:val="CommentTextChar"/>
    <w:link w:val="CommentSubject"/>
    <w:uiPriority w:val="99"/>
    <w:semiHidden/>
    <w:rsid w:val="00C11950"/>
    <w:rPr>
      <w:b/>
      <w:bCs/>
      <w:sz w:val="20"/>
      <w:szCs w:val="20"/>
    </w:rPr>
  </w:style>
  <w:style w:type="paragraph" w:styleId="BalloonText">
    <w:name w:val="Balloon Text"/>
    <w:basedOn w:val="Normal"/>
    <w:link w:val="BalloonTextChar"/>
    <w:uiPriority w:val="99"/>
    <w:semiHidden/>
    <w:unhideWhenUsed/>
    <w:rsid w:val="00C1195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11950"/>
    <w:rPr>
      <w:rFonts w:ascii="Segoe UI" w:hAnsi="Segoe UI" w:cs="Segoe UI"/>
      <w:sz w:val="18"/>
      <w:szCs w:val="18"/>
    </w:rPr>
  </w:style>
  <w:style w:type="paragraph" w:styleId="HTMLPreformatted">
    <w:name w:val="HTML Preformatted"/>
    <w:basedOn w:val="Normal"/>
    <w:link w:val="HTMLPreformattedChar"/>
    <w:uiPriority w:val="99"/>
    <w:unhideWhenUsed/>
    <w:rsid w:val="008F4B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8F4BE6"/>
    <w:rPr>
      <w:rFonts w:ascii="Courier New" w:eastAsia="Times New Roman" w:hAnsi="Courier New" w:cs="Courier New"/>
      <w:sz w:val="20"/>
      <w:szCs w:val="20"/>
    </w:rPr>
  </w:style>
  <w:style w:type="character" w:styleId="Strong">
    <w:name w:val="Strong"/>
    <w:basedOn w:val="DefaultParagraphFont"/>
    <w:uiPriority w:val="22"/>
    <w:qFormat/>
    <w:rsid w:val="009C0159"/>
    <w:rPr>
      <w:b/>
      <w:bCs/>
    </w:rPr>
  </w:style>
  <w:style w:type="paragraph" w:styleId="Bibliography">
    <w:name w:val="Bibliography"/>
    <w:basedOn w:val="Normal"/>
    <w:next w:val="Normal"/>
    <w:uiPriority w:val="37"/>
    <w:unhideWhenUsed/>
    <w:rsid w:val="006763DF"/>
    <w:pPr>
      <w:tabs>
        <w:tab w:val="left" w:pos="384"/>
      </w:tabs>
      <w:spacing w:after="0" w:line="240" w:lineRule="auto"/>
      <w:ind w:left="384" w:hanging="384"/>
    </w:pPr>
  </w:style>
  <w:style w:type="paragraph" w:styleId="Revision">
    <w:name w:val="Revision"/>
    <w:hidden/>
    <w:uiPriority w:val="99"/>
    <w:semiHidden/>
    <w:rsid w:val="00FA0380"/>
    <w:pPr>
      <w:spacing w:after="0" w:line="240" w:lineRule="auto"/>
    </w:pPr>
  </w:style>
  <w:style w:type="character" w:customStyle="1" w:styleId="Heading3Char">
    <w:name w:val="Heading 3 Char"/>
    <w:basedOn w:val="DefaultParagraphFont"/>
    <w:link w:val="Heading3"/>
    <w:uiPriority w:val="9"/>
    <w:rsid w:val="00923D35"/>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7441AA"/>
    <w:rPr>
      <w:rFonts w:asciiTheme="majorHAnsi" w:eastAsiaTheme="majorEastAsia" w:hAnsiTheme="majorHAnsi" w:cstheme="majorBidi"/>
      <w:i/>
      <w:iCs/>
      <w:color w:val="2F5496" w:themeColor="accent1" w:themeShade="BF"/>
    </w:rPr>
  </w:style>
  <w:style w:type="paragraph" w:styleId="TOCHeading">
    <w:name w:val="TOC Heading"/>
    <w:basedOn w:val="Heading1"/>
    <w:next w:val="Normal"/>
    <w:uiPriority w:val="39"/>
    <w:unhideWhenUsed/>
    <w:qFormat/>
    <w:rsid w:val="00B16ECF"/>
    <w:pPr>
      <w:outlineLvl w:val="9"/>
    </w:pPr>
  </w:style>
  <w:style w:type="paragraph" w:styleId="TOC2">
    <w:name w:val="toc 2"/>
    <w:basedOn w:val="Normal"/>
    <w:next w:val="Normal"/>
    <w:autoRedefine/>
    <w:uiPriority w:val="39"/>
    <w:unhideWhenUsed/>
    <w:rsid w:val="00B16ECF"/>
    <w:pPr>
      <w:spacing w:after="100"/>
      <w:ind w:left="220"/>
    </w:pPr>
  </w:style>
  <w:style w:type="paragraph" w:styleId="TOC3">
    <w:name w:val="toc 3"/>
    <w:basedOn w:val="Normal"/>
    <w:next w:val="Normal"/>
    <w:autoRedefine/>
    <w:uiPriority w:val="39"/>
    <w:unhideWhenUsed/>
    <w:rsid w:val="00B16ECF"/>
    <w:pPr>
      <w:spacing w:after="100"/>
      <w:ind w:left="440"/>
    </w:pPr>
  </w:style>
  <w:style w:type="paragraph" w:styleId="TOC1">
    <w:name w:val="toc 1"/>
    <w:basedOn w:val="Normal"/>
    <w:next w:val="Normal"/>
    <w:autoRedefine/>
    <w:uiPriority w:val="39"/>
    <w:unhideWhenUsed/>
    <w:rsid w:val="00B16ECF"/>
    <w:pPr>
      <w:spacing w:after="100"/>
    </w:pPr>
  </w:style>
  <w:style w:type="paragraph" w:styleId="Header">
    <w:name w:val="header"/>
    <w:basedOn w:val="Normal"/>
    <w:link w:val="HeaderChar"/>
    <w:uiPriority w:val="99"/>
    <w:unhideWhenUsed/>
    <w:rsid w:val="00E150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50DD"/>
  </w:style>
  <w:style w:type="paragraph" w:styleId="Footer">
    <w:name w:val="footer"/>
    <w:basedOn w:val="Normal"/>
    <w:link w:val="FooterChar"/>
    <w:uiPriority w:val="99"/>
    <w:unhideWhenUsed/>
    <w:rsid w:val="00E150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50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707455">
      <w:bodyDiv w:val="1"/>
      <w:marLeft w:val="0"/>
      <w:marRight w:val="0"/>
      <w:marTop w:val="0"/>
      <w:marBottom w:val="0"/>
      <w:divBdr>
        <w:top w:val="none" w:sz="0" w:space="0" w:color="auto"/>
        <w:left w:val="none" w:sz="0" w:space="0" w:color="auto"/>
        <w:bottom w:val="none" w:sz="0" w:space="0" w:color="auto"/>
        <w:right w:val="none" w:sz="0" w:space="0" w:color="auto"/>
      </w:divBdr>
      <w:divsChild>
        <w:div w:id="1194345627">
          <w:marLeft w:val="0"/>
          <w:marRight w:val="0"/>
          <w:marTop w:val="0"/>
          <w:marBottom w:val="0"/>
          <w:divBdr>
            <w:top w:val="none" w:sz="0" w:space="0" w:color="auto"/>
            <w:left w:val="none" w:sz="0" w:space="0" w:color="auto"/>
            <w:bottom w:val="none" w:sz="0" w:space="0" w:color="auto"/>
            <w:right w:val="none" w:sz="0" w:space="0" w:color="auto"/>
          </w:divBdr>
        </w:div>
        <w:div w:id="1378045102">
          <w:marLeft w:val="0"/>
          <w:marRight w:val="0"/>
          <w:marTop w:val="0"/>
          <w:marBottom w:val="0"/>
          <w:divBdr>
            <w:top w:val="none" w:sz="0" w:space="0" w:color="auto"/>
            <w:left w:val="none" w:sz="0" w:space="0" w:color="auto"/>
            <w:bottom w:val="none" w:sz="0" w:space="0" w:color="auto"/>
            <w:right w:val="none" w:sz="0" w:space="0" w:color="auto"/>
          </w:divBdr>
          <w:divsChild>
            <w:div w:id="164018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73951">
      <w:bodyDiv w:val="1"/>
      <w:marLeft w:val="0"/>
      <w:marRight w:val="0"/>
      <w:marTop w:val="0"/>
      <w:marBottom w:val="0"/>
      <w:divBdr>
        <w:top w:val="none" w:sz="0" w:space="0" w:color="auto"/>
        <w:left w:val="none" w:sz="0" w:space="0" w:color="auto"/>
        <w:bottom w:val="none" w:sz="0" w:space="0" w:color="auto"/>
        <w:right w:val="none" w:sz="0" w:space="0" w:color="auto"/>
      </w:divBdr>
    </w:div>
    <w:div w:id="464279023">
      <w:bodyDiv w:val="1"/>
      <w:marLeft w:val="0"/>
      <w:marRight w:val="0"/>
      <w:marTop w:val="0"/>
      <w:marBottom w:val="0"/>
      <w:divBdr>
        <w:top w:val="none" w:sz="0" w:space="0" w:color="auto"/>
        <w:left w:val="none" w:sz="0" w:space="0" w:color="auto"/>
        <w:bottom w:val="none" w:sz="0" w:space="0" w:color="auto"/>
        <w:right w:val="none" w:sz="0" w:space="0" w:color="auto"/>
      </w:divBdr>
    </w:div>
    <w:div w:id="479077634">
      <w:bodyDiv w:val="1"/>
      <w:marLeft w:val="0"/>
      <w:marRight w:val="0"/>
      <w:marTop w:val="0"/>
      <w:marBottom w:val="0"/>
      <w:divBdr>
        <w:top w:val="none" w:sz="0" w:space="0" w:color="auto"/>
        <w:left w:val="none" w:sz="0" w:space="0" w:color="auto"/>
        <w:bottom w:val="none" w:sz="0" w:space="0" w:color="auto"/>
        <w:right w:val="none" w:sz="0" w:space="0" w:color="auto"/>
      </w:divBdr>
    </w:div>
    <w:div w:id="903881464">
      <w:bodyDiv w:val="1"/>
      <w:marLeft w:val="0"/>
      <w:marRight w:val="0"/>
      <w:marTop w:val="0"/>
      <w:marBottom w:val="0"/>
      <w:divBdr>
        <w:top w:val="none" w:sz="0" w:space="0" w:color="auto"/>
        <w:left w:val="none" w:sz="0" w:space="0" w:color="auto"/>
        <w:bottom w:val="none" w:sz="0" w:space="0" w:color="auto"/>
        <w:right w:val="none" w:sz="0" w:space="0" w:color="auto"/>
      </w:divBdr>
    </w:div>
    <w:div w:id="1564215405">
      <w:bodyDiv w:val="1"/>
      <w:marLeft w:val="0"/>
      <w:marRight w:val="0"/>
      <w:marTop w:val="0"/>
      <w:marBottom w:val="0"/>
      <w:divBdr>
        <w:top w:val="none" w:sz="0" w:space="0" w:color="auto"/>
        <w:left w:val="none" w:sz="0" w:space="0" w:color="auto"/>
        <w:bottom w:val="none" w:sz="0" w:space="0" w:color="auto"/>
        <w:right w:val="none" w:sz="0" w:space="0" w:color="auto"/>
      </w:divBdr>
    </w:div>
    <w:div w:id="1576554656">
      <w:bodyDiv w:val="1"/>
      <w:marLeft w:val="0"/>
      <w:marRight w:val="0"/>
      <w:marTop w:val="0"/>
      <w:marBottom w:val="0"/>
      <w:divBdr>
        <w:top w:val="none" w:sz="0" w:space="0" w:color="auto"/>
        <w:left w:val="none" w:sz="0" w:space="0" w:color="auto"/>
        <w:bottom w:val="none" w:sz="0" w:space="0" w:color="auto"/>
        <w:right w:val="none" w:sz="0" w:space="0" w:color="auto"/>
      </w:divBdr>
      <w:divsChild>
        <w:div w:id="742946586">
          <w:marLeft w:val="0"/>
          <w:marRight w:val="0"/>
          <w:marTop w:val="0"/>
          <w:marBottom w:val="0"/>
          <w:divBdr>
            <w:top w:val="none" w:sz="0" w:space="0" w:color="auto"/>
            <w:left w:val="none" w:sz="0" w:space="0" w:color="auto"/>
            <w:bottom w:val="none" w:sz="0" w:space="0" w:color="auto"/>
            <w:right w:val="none" w:sz="0" w:space="0" w:color="auto"/>
          </w:divBdr>
        </w:div>
        <w:div w:id="1374767794">
          <w:marLeft w:val="0"/>
          <w:marRight w:val="0"/>
          <w:marTop w:val="0"/>
          <w:marBottom w:val="0"/>
          <w:divBdr>
            <w:top w:val="none" w:sz="0" w:space="0" w:color="auto"/>
            <w:left w:val="none" w:sz="0" w:space="0" w:color="auto"/>
            <w:bottom w:val="none" w:sz="0" w:space="0" w:color="auto"/>
            <w:right w:val="none" w:sz="0" w:space="0" w:color="auto"/>
          </w:divBdr>
          <w:divsChild>
            <w:div w:id="75779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609259">
      <w:bodyDiv w:val="1"/>
      <w:marLeft w:val="0"/>
      <w:marRight w:val="0"/>
      <w:marTop w:val="0"/>
      <w:marBottom w:val="0"/>
      <w:divBdr>
        <w:top w:val="none" w:sz="0" w:space="0" w:color="auto"/>
        <w:left w:val="none" w:sz="0" w:space="0" w:color="auto"/>
        <w:bottom w:val="none" w:sz="0" w:space="0" w:color="auto"/>
        <w:right w:val="none" w:sz="0" w:space="0" w:color="auto"/>
      </w:divBdr>
    </w:div>
    <w:div w:id="1778132218">
      <w:bodyDiv w:val="1"/>
      <w:marLeft w:val="0"/>
      <w:marRight w:val="0"/>
      <w:marTop w:val="0"/>
      <w:marBottom w:val="0"/>
      <w:divBdr>
        <w:top w:val="none" w:sz="0" w:space="0" w:color="auto"/>
        <w:left w:val="none" w:sz="0" w:space="0" w:color="auto"/>
        <w:bottom w:val="none" w:sz="0" w:space="0" w:color="auto"/>
        <w:right w:val="none" w:sz="0" w:space="0" w:color="auto"/>
      </w:divBdr>
    </w:div>
    <w:div w:id="1793359256">
      <w:bodyDiv w:val="1"/>
      <w:marLeft w:val="0"/>
      <w:marRight w:val="0"/>
      <w:marTop w:val="0"/>
      <w:marBottom w:val="0"/>
      <w:divBdr>
        <w:top w:val="none" w:sz="0" w:space="0" w:color="auto"/>
        <w:left w:val="none" w:sz="0" w:space="0" w:color="auto"/>
        <w:bottom w:val="none" w:sz="0" w:space="0" w:color="auto"/>
        <w:right w:val="none" w:sz="0" w:space="0" w:color="auto"/>
      </w:divBdr>
    </w:div>
    <w:div w:id="1811439953">
      <w:bodyDiv w:val="1"/>
      <w:marLeft w:val="0"/>
      <w:marRight w:val="0"/>
      <w:marTop w:val="0"/>
      <w:marBottom w:val="0"/>
      <w:divBdr>
        <w:top w:val="none" w:sz="0" w:space="0" w:color="auto"/>
        <w:left w:val="none" w:sz="0" w:space="0" w:color="auto"/>
        <w:bottom w:val="none" w:sz="0" w:space="0" w:color="auto"/>
        <w:right w:val="none" w:sz="0" w:space="0" w:color="auto"/>
      </w:divBdr>
    </w:div>
    <w:div w:id="19239040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microsoft.com/office/2011/relationships/people" Target="people.xml"/><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microsoft.com/office/2016/09/relationships/commentsIds" Target="commentsId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comments" Target="comments.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1FC12B-4469-4BB6-BB89-73D5A72A63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119456</TotalTime>
  <Pages>1</Pages>
  <Words>54205</Words>
  <Characters>308971</Characters>
  <Application>Microsoft Office Word</Application>
  <DocSecurity>0</DocSecurity>
  <Lines>2574</Lines>
  <Paragraphs>724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Williams, Kyle S</dc:creator>
  <cp:keywords/>
  <dc:description/>
  <cp:lastModifiedBy>Williams, Kyle S</cp:lastModifiedBy>
  <cp:revision>15</cp:revision>
  <dcterms:created xsi:type="dcterms:W3CDTF">2021-03-30T15:14:00Z</dcterms:created>
  <dcterms:modified xsi:type="dcterms:W3CDTF">2023-10-12T04:06:00Z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zotero-version="6.0.27"&gt;&lt;session id="uYCURwLf"/&gt;&lt;style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 name="dontAskDelayCitationUpdates" value="true"/&gt;&lt;/prefs&gt;&lt;/data&gt;</vt:lpwstr>
  </property>
</Properties>
</file>